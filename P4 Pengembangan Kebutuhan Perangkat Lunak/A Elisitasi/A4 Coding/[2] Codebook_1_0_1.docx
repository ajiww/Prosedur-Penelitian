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rPr/>
      </w:pPr>
      <w:r>
        <w:rPr/>
        <w:t>Codebook Analisis Isi Krippendorff</w:t>
      </w:r>
    </w:p>
    <w:p>
      <w:pPr>
        <w:pStyle w:val="Normal"/>
        <w:rPr>
          <w:b/>
          <w:bCs/>
        </w:rPr>
      </w:pPr>
      <w:r>
        <w:rPr>
          <w:b/>
          <w:bCs/>
        </w:rPr>
        <w:t xml:space="preserve">Panduan Coder untuk Penyusunan SRS </w:t>
      </w:r>
      <w:r>
        <w:rPr>
          <w:b/>
          <w:bCs/>
          <w:i/>
          <w:iCs/>
        </w:rPr>
        <w:t>Web Scraping</w:t>
      </w:r>
      <w:r>
        <w:rPr>
          <w:b/>
          <w:bCs/>
        </w:rPr>
        <w:t xml:space="preserve"> yang Mengintegrasikan Aspek Legalitas dan Etika Privasi Data</w:t>
      </w:r>
    </w:p>
    <w:p>
      <w:pPr>
        <w:pStyle w:val="Normal"/>
        <w:rPr/>
      </w:pPr>
      <w:r>
        <w:rPr/>
        <w:t>Instrumen penelitian · Versi 1.0.1 · 15 Oktober 2026</w:t>
      </w:r>
    </w:p>
    <w:p>
      <w:pPr>
        <w:pStyle w:val="Heading2"/>
        <w:rPr/>
      </w:pPr>
      <w:r>
        <w:rPr/>
        <w:t>1. Tujuan Codebook</w:t>
      </w:r>
    </w:p>
    <w:p>
      <w:pPr>
        <w:pStyle w:val="Normal"/>
        <w:rPr/>
      </w:pPr>
      <w:r>
        <w:rPr/>
        <w:t xml:space="preserve">Codebook ini memandu </w:t>
      </w:r>
      <w:r>
        <w:rPr>
          <w:i/>
          <w:iCs/>
        </w:rPr>
        <w:t>coder</w:t>
      </w:r>
      <w:r>
        <w:rPr/>
        <w:t xml:space="preserve"> (subjek pelaku </w:t>
      </w:r>
      <w:r>
        <w:rPr>
          <w:i/>
          <w:iCs/>
        </w:rPr>
        <w:t>coding</w:t>
      </w:r>
      <w:r>
        <w:rPr/>
        <w:t xml:space="preserve">) dalam mengubah teks peraturan perundang-undangan dan artikel hukum menjadi data terstruktur melalui metode analisis isi Krippendorff. Hasil </w:t>
      </w:r>
      <w:r>
        <w:rPr>
          <w:i/>
          <w:iCs/>
        </w:rPr>
        <w:t>coding</w:t>
      </w:r>
      <w:r>
        <w:rPr/>
        <w:t xml:space="preserve"> akan dipakai untuk menurunkan kebutuhan fungsional, kebutuhan non-fungsional, dan batasan hukum pada dokumen Spesifikasi Kebutuhan Perangkat Lunak (</w:t>
      </w:r>
      <w:r>
        <w:rPr>
          <w:i/>
          <w:iCs/>
        </w:rPr>
        <w:t>Software Requirement Specification</w:t>
      </w:r>
      <w:r>
        <w:rPr/>
        <w:t xml:space="preserve"> - SRS) untuk sistem </w:t>
      </w:r>
      <w:r>
        <w:rPr>
          <w:i/>
          <w:iCs/>
        </w:rPr>
        <w:t>web scraping</w:t>
      </w:r>
      <w:r>
        <w:rPr/>
        <w:t xml:space="preserve"> yang patuh pada ketentuan legalitas dan etika privasi data di Indonesia.</w:t>
      </w:r>
    </w:p>
    <w:p>
      <w:pPr>
        <w:pStyle w:val="Normal"/>
        <w:rPr/>
      </w:pPr>
      <w:r>
        <w:rPr/>
        <w:t xml:space="preserve">Codebook dirancang agar dua </w:t>
      </w:r>
      <w:r>
        <w:rPr>
          <w:i/>
          <w:iCs/>
        </w:rPr>
        <w:t>coder</w:t>
      </w:r>
      <w:r>
        <w:rPr/>
        <w:t xml:space="preserve"> atau lebih yang bekerja sendiri-sendiri pada teks yang sama menghasilkan kode yang sama (dapat direproduksi). Karena itu, setiap kategori memiliki definisi, indikator, aturan keputusan, dan contoh dari korpus.</w:t>
      </w:r>
    </w:p>
    <w:p>
      <w:pPr>
        <w:pStyle w:val="Heading2"/>
        <w:rPr/>
      </w:pPr>
      <w:r>
        <w:rPr/>
        <w:t>2. Korpus dan Unit Analisis</w:t>
      </w:r>
    </w:p>
    <w:p>
      <w:pPr>
        <w:pStyle w:val="Heading3"/>
        <w:rPr/>
      </w:pPr>
      <w:r>
        <w:rPr/>
        <w:t>2.1 Korpus/Teks</w:t>
      </w:r>
    </w:p>
    <w:p>
      <w:pPr>
        <w:pStyle w:val="Normal"/>
        <w:rPr/>
      </w:pPr>
      <w:r>
        <w:rPr/>
        <w:t xml:space="preserve">Sumber data adalah satu artikel majalah hukum dan empat peraturan (unit sampling) yang dipecah menjadi baris-baris (unit pencatatan) dan digabungkan dalam satu file </w:t>
      </w:r>
      <w:r>
        <w:rPr>
          <w:i/>
        </w:rPr>
        <w:t>For_Codebook_1.xlsx</w:t>
      </w:r>
      <w:r>
        <w:rPr/>
        <w:t xml:space="preserve"> (sheet </w:t>
      </w:r>
      <w:r>
        <w:rPr>
          <w:i/>
        </w:rPr>
        <w:t>Lembar1</w:t>
      </w:r>
      <w:r>
        <w:rPr/>
        <w:t>) dengan kolom: Dokumen, BAB, Bagian, Paragraf, Pasal, dan Isi.</w:t>
      </w:r>
    </w:p>
    <w:tbl>
      <w:tblPr>
        <w:tblStyle w:val="TableGrid"/>
        <w:tblW w:w="9358"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955"/>
        <w:gridCol w:w="5032"/>
        <w:gridCol w:w="1371"/>
      </w:tblGrid>
      <w:tr>
        <w:trPr>
          <w:tblHeader w:val="true"/>
        </w:trPr>
        <w:tc>
          <w:tcPr>
            <w:tcW w:w="2955" w:type="dxa"/>
            <w:tcBorders/>
            <w:shd w:color="auto" w:fill="F2F2F2" w:val="clear"/>
          </w:tcPr>
          <w:p>
            <w:pPr>
              <w:pStyle w:val="Normal"/>
              <w:spacing w:before="0" w:after="160"/>
              <w:rPr>
                <w:sz w:val="22"/>
              </w:rPr>
            </w:pPr>
            <w:r>
              <w:rPr>
                <w:sz w:val="22"/>
              </w:rPr>
              <w:t>Nilai kolom "Dokumen"</w:t>
            </w:r>
          </w:p>
        </w:tc>
        <w:tc>
          <w:tcPr>
            <w:tcW w:w="5032" w:type="dxa"/>
            <w:tcBorders/>
            <w:shd w:color="auto" w:fill="F2F2F2" w:val="clear"/>
          </w:tcPr>
          <w:p>
            <w:pPr>
              <w:pStyle w:val="Normal"/>
              <w:spacing w:before="0" w:after="160"/>
              <w:rPr>
                <w:sz w:val="22"/>
              </w:rPr>
            </w:pPr>
            <w:r>
              <w:rPr>
                <w:sz w:val="22"/>
              </w:rPr>
              <w:t>Sumber</w:t>
            </w:r>
          </w:p>
        </w:tc>
        <w:tc>
          <w:tcPr>
            <w:tcW w:w="1371" w:type="dxa"/>
            <w:tcBorders/>
            <w:shd w:color="auto" w:fill="F2F2F2" w:val="clear"/>
          </w:tcPr>
          <w:p>
            <w:pPr>
              <w:pStyle w:val="Normal"/>
              <w:spacing w:before="0" w:after="160"/>
              <w:rPr>
                <w:sz w:val="22"/>
              </w:rPr>
            </w:pPr>
            <w:r>
              <w:rPr>
                <w:sz w:val="22"/>
              </w:rPr>
              <w:t>Unit berisi</w:t>
            </w:r>
          </w:p>
        </w:tc>
      </w:tr>
      <w:tr>
        <w:trPr/>
        <w:tc>
          <w:tcPr>
            <w:tcW w:w="2955" w:type="dxa"/>
            <w:tcBorders/>
          </w:tcPr>
          <w:p>
            <w:pPr>
              <w:pStyle w:val="Normal"/>
              <w:spacing w:before="0" w:after="160"/>
              <w:rPr>
                <w:sz w:val="22"/>
              </w:rPr>
            </w:pPr>
            <w:r>
              <w:rPr>
                <w:sz w:val="22"/>
              </w:rPr>
              <w:t>2019MHN201</w:t>
            </w:r>
          </w:p>
        </w:tc>
        <w:tc>
          <w:tcPr>
            <w:tcW w:w="5032" w:type="dxa"/>
            <w:tcBorders/>
          </w:tcPr>
          <w:p>
            <w:pPr>
              <w:pStyle w:val="Normal"/>
              <w:spacing w:before="0" w:after="160"/>
              <w:rPr>
                <w:sz w:val="22"/>
              </w:rPr>
            </w:pPr>
            <w:r>
              <w:rPr>
                <w:sz w:val="22"/>
              </w:rPr>
              <w:t>Artikel Majalah Hukum Nasional (kode 2019MHN201)</w:t>
            </w:r>
          </w:p>
        </w:tc>
        <w:tc>
          <w:tcPr>
            <w:tcW w:w="1371" w:type="dxa"/>
            <w:tcBorders/>
          </w:tcPr>
          <w:p>
            <w:pPr>
              <w:pStyle w:val="Normal"/>
              <w:spacing w:before="0" w:after="160"/>
              <w:rPr>
                <w:sz w:val="22"/>
              </w:rPr>
            </w:pPr>
            <w:r>
              <w:rPr>
                <w:sz w:val="22"/>
              </w:rPr>
              <w:t>25</w:t>
            </w:r>
          </w:p>
        </w:tc>
      </w:tr>
      <w:tr>
        <w:trPr/>
        <w:tc>
          <w:tcPr>
            <w:tcW w:w="2955" w:type="dxa"/>
            <w:tcBorders>
              <w:top w:val="nil"/>
            </w:tcBorders>
          </w:tcPr>
          <w:p>
            <w:pPr>
              <w:pStyle w:val="Normal"/>
              <w:spacing w:before="0" w:after="160"/>
              <w:rPr>
                <w:sz w:val="22"/>
              </w:rPr>
            </w:pPr>
            <w:r>
              <w:rPr>
                <w:sz w:val="22"/>
              </w:rPr>
              <w:t>UU 27 Thn 2022 (PDP)</w:t>
            </w:r>
          </w:p>
        </w:tc>
        <w:tc>
          <w:tcPr>
            <w:tcW w:w="5032" w:type="dxa"/>
            <w:tcBorders>
              <w:top w:val="nil"/>
            </w:tcBorders>
          </w:tcPr>
          <w:p>
            <w:pPr>
              <w:pStyle w:val="Normal"/>
              <w:spacing w:before="0" w:after="160"/>
              <w:rPr>
                <w:sz w:val="22"/>
              </w:rPr>
            </w:pPr>
            <w:r>
              <w:rPr>
                <w:sz w:val="22"/>
              </w:rPr>
              <w:t>UU No. 27 Tahun 2022 tentang Pelindungan Data Pribadi</w:t>
            </w:r>
          </w:p>
        </w:tc>
        <w:tc>
          <w:tcPr>
            <w:tcW w:w="1371" w:type="dxa"/>
            <w:tcBorders>
              <w:top w:val="nil"/>
            </w:tcBorders>
          </w:tcPr>
          <w:p>
            <w:pPr>
              <w:pStyle w:val="Normal"/>
              <w:spacing w:before="0" w:after="160"/>
              <w:rPr>
                <w:sz w:val="22"/>
              </w:rPr>
            </w:pPr>
            <w:r>
              <w:rPr>
                <w:sz w:val="22"/>
              </w:rPr>
              <w:t>57</w:t>
            </w:r>
          </w:p>
        </w:tc>
      </w:tr>
      <w:tr>
        <w:trPr/>
        <w:tc>
          <w:tcPr>
            <w:tcW w:w="2955" w:type="dxa"/>
            <w:tcBorders/>
          </w:tcPr>
          <w:p>
            <w:pPr>
              <w:pStyle w:val="Normal"/>
              <w:spacing w:before="0" w:after="160"/>
              <w:rPr>
                <w:sz w:val="22"/>
              </w:rPr>
            </w:pPr>
            <w:r>
              <w:rPr>
                <w:sz w:val="22"/>
              </w:rPr>
              <w:t>Perpres 39 Thn 2019 (Satu Data)</w:t>
            </w:r>
          </w:p>
        </w:tc>
        <w:tc>
          <w:tcPr>
            <w:tcW w:w="5032" w:type="dxa"/>
            <w:tcBorders/>
          </w:tcPr>
          <w:p>
            <w:pPr>
              <w:pStyle w:val="Normal"/>
              <w:spacing w:before="0" w:after="160"/>
              <w:rPr>
                <w:sz w:val="22"/>
              </w:rPr>
            </w:pPr>
            <w:r>
              <w:rPr>
                <w:sz w:val="22"/>
              </w:rPr>
              <w:t>Perpres No. 39 Tahun 2019 tentang Satu Data Indonesia</w:t>
            </w:r>
          </w:p>
        </w:tc>
        <w:tc>
          <w:tcPr>
            <w:tcW w:w="1371" w:type="dxa"/>
            <w:tcBorders/>
          </w:tcPr>
          <w:p>
            <w:pPr>
              <w:pStyle w:val="Normal"/>
              <w:spacing w:before="0" w:after="160"/>
              <w:rPr>
                <w:sz w:val="22"/>
              </w:rPr>
            </w:pPr>
            <w:r>
              <w:rPr>
                <w:sz w:val="22"/>
              </w:rPr>
              <w:t>2</w:t>
            </w:r>
          </w:p>
        </w:tc>
      </w:tr>
      <w:tr>
        <w:trPr/>
        <w:tc>
          <w:tcPr>
            <w:tcW w:w="2955" w:type="dxa"/>
            <w:tcBorders/>
          </w:tcPr>
          <w:p>
            <w:pPr>
              <w:pStyle w:val="Normal"/>
              <w:spacing w:before="0" w:after="160"/>
              <w:rPr>
                <w:sz w:val="22"/>
              </w:rPr>
            </w:pPr>
            <w:r>
              <w:rPr>
                <w:sz w:val="22"/>
              </w:rPr>
              <w:t>UU 23 Thn 2002 (Perlindungan Anak)</w:t>
            </w:r>
          </w:p>
        </w:tc>
        <w:tc>
          <w:tcPr>
            <w:tcW w:w="5032" w:type="dxa"/>
            <w:tcBorders/>
          </w:tcPr>
          <w:p>
            <w:pPr>
              <w:pStyle w:val="Normal"/>
              <w:spacing w:before="0" w:after="160"/>
              <w:rPr>
                <w:sz w:val="22"/>
              </w:rPr>
            </w:pPr>
            <w:r>
              <w:rPr>
                <w:sz w:val="22"/>
              </w:rPr>
              <w:t>UU No. 23 Tahun 2002 tentang Perlindungan Anak</w:t>
            </w:r>
          </w:p>
        </w:tc>
        <w:tc>
          <w:tcPr>
            <w:tcW w:w="1371" w:type="dxa"/>
            <w:tcBorders/>
          </w:tcPr>
          <w:p>
            <w:pPr>
              <w:pStyle w:val="Normal"/>
              <w:spacing w:before="0" w:after="160"/>
              <w:rPr>
                <w:sz w:val="22"/>
              </w:rPr>
            </w:pPr>
            <w:r>
              <w:rPr>
                <w:sz w:val="22"/>
              </w:rPr>
              <w:t>1</w:t>
            </w:r>
          </w:p>
        </w:tc>
      </w:tr>
      <w:tr>
        <w:trPr/>
        <w:tc>
          <w:tcPr>
            <w:tcW w:w="2955" w:type="dxa"/>
            <w:tcBorders/>
          </w:tcPr>
          <w:p>
            <w:pPr>
              <w:pStyle w:val="Normal"/>
              <w:spacing w:before="0" w:after="160"/>
              <w:rPr>
                <w:sz w:val="22"/>
              </w:rPr>
            </w:pPr>
            <w:r>
              <w:rPr>
                <w:sz w:val="22"/>
              </w:rPr>
              <w:t>UU 8 Thn 1999 (Perlindungan Konsumen)</w:t>
            </w:r>
          </w:p>
        </w:tc>
        <w:tc>
          <w:tcPr>
            <w:tcW w:w="5032" w:type="dxa"/>
            <w:tcBorders/>
          </w:tcPr>
          <w:p>
            <w:pPr>
              <w:pStyle w:val="Normal"/>
              <w:spacing w:before="0" w:after="160"/>
              <w:rPr>
                <w:sz w:val="22"/>
              </w:rPr>
            </w:pPr>
            <w:r>
              <w:rPr>
                <w:sz w:val="22"/>
              </w:rPr>
              <w:t>UU No. 8 Tahun 1999 tentang Perlindungan Konsumen</w:t>
            </w:r>
          </w:p>
        </w:tc>
        <w:tc>
          <w:tcPr>
            <w:tcW w:w="1371" w:type="dxa"/>
            <w:tcBorders/>
          </w:tcPr>
          <w:p>
            <w:pPr>
              <w:pStyle w:val="Normal"/>
              <w:spacing w:before="0" w:after="160"/>
              <w:rPr>
                <w:sz w:val="22"/>
              </w:rPr>
            </w:pPr>
            <w:r>
              <w:rPr>
                <w:sz w:val="22"/>
              </w:rPr>
              <w:t>0 (kolom Isi kosong)</w:t>
            </w:r>
          </w:p>
        </w:tc>
      </w:tr>
      <w:tr>
        <w:trPr/>
        <w:tc>
          <w:tcPr>
            <w:tcW w:w="2955" w:type="dxa"/>
            <w:tcBorders/>
          </w:tcPr>
          <w:p>
            <w:pPr>
              <w:pStyle w:val="Normal"/>
              <w:spacing w:before="0" w:after="160"/>
              <w:rPr>
                <w:b/>
                <w:bCs/>
              </w:rPr>
            </w:pPr>
            <w:r>
              <w:rPr>
                <w:b/>
                <w:bCs/>
                <w:sz w:val="22"/>
              </w:rPr>
              <w:t>Total unit yang dikodekan</w:t>
            </w:r>
          </w:p>
        </w:tc>
        <w:tc>
          <w:tcPr>
            <w:tcW w:w="5032" w:type="dxa"/>
            <w:tcBorders/>
          </w:tcPr>
          <w:p>
            <w:pPr>
              <w:pStyle w:val="Normal"/>
              <w:spacing w:before="0" w:after="160"/>
              <w:rPr>
                <w:b/>
                <w:bCs/>
              </w:rPr>
            </w:pPr>
            <w:r>
              <w:rPr>
                <w:b/>
                <w:bCs/>
                <w:sz w:val="22"/>
              </w:rPr>
            </w:r>
          </w:p>
        </w:tc>
        <w:tc>
          <w:tcPr>
            <w:tcW w:w="1371" w:type="dxa"/>
            <w:tcBorders/>
          </w:tcPr>
          <w:p>
            <w:pPr>
              <w:pStyle w:val="Normal"/>
              <w:spacing w:before="0" w:after="160"/>
              <w:rPr>
                <w:b/>
                <w:bCs/>
              </w:rPr>
            </w:pPr>
            <w:r>
              <w:rPr>
                <w:b/>
                <w:bCs/>
                <w:sz w:val="22"/>
              </w:rPr>
              <w:t>85</w:t>
            </w:r>
          </w:p>
        </w:tc>
      </w:tr>
    </w:tbl>
    <w:p>
      <w:pPr>
        <w:pStyle w:val="Normal"/>
        <w:rPr/>
      </w:pPr>
      <w:r>
        <w:rPr>
          <w:b/>
        </w:rPr>
        <w:t>Aturan inklusi:</w:t>
      </w:r>
      <w:r>
        <w:rPr/>
        <w:t xml:space="preserve"> hanya baris dengan kolom </w:t>
      </w:r>
      <w:r>
        <w:rPr>
          <w:i/>
        </w:rPr>
        <w:t>Isi</w:t>
      </w:r>
      <w:r>
        <w:rPr/>
        <w:t xml:space="preserve"> tidak kosong yang dikodekan. Baris UU 8 Tahun 1999 (baris Excel 87) tidak memiliki isi, sehingga tidak dikodekan dan tidak dihitung dalam reliabilitas.</w:t>
      </w:r>
    </w:p>
    <w:p>
      <w:pPr>
        <w:pStyle w:val="Heading3"/>
        <w:rPr/>
      </w:pPr>
      <w:r>
        <w:rPr/>
        <w:t>2.2 Penentuan Unit pada Dokumen</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1650"/>
        <w:gridCol w:w="7710"/>
      </w:tblGrid>
      <w:tr>
        <w:trPr>
          <w:tblHeader w:val="true"/>
        </w:trPr>
        <w:tc>
          <w:tcPr>
            <w:tcW w:w="1650" w:type="dxa"/>
            <w:tcBorders/>
            <w:shd w:color="auto" w:fill="F2F2F2" w:val="clear"/>
          </w:tcPr>
          <w:p>
            <w:pPr>
              <w:pStyle w:val="Normal"/>
              <w:spacing w:before="0" w:after="160"/>
              <w:rPr>
                <w:sz w:val="22"/>
              </w:rPr>
            </w:pPr>
            <w:r>
              <w:rPr>
                <w:sz w:val="22"/>
              </w:rPr>
              <w:t>Jenis unit</w:t>
            </w:r>
          </w:p>
        </w:tc>
        <w:tc>
          <w:tcPr>
            <w:tcW w:w="7710" w:type="dxa"/>
            <w:tcBorders/>
            <w:shd w:color="auto" w:fill="F2F2F2" w:val="clear"/>
          </w:tcPr>
          <w:p>
            <w:pPr>
              <w:pStyle w:val="Normal"/>
              <w:spacing w:before="0" w:after="160"/>
              <w:rPr>
                <w:sz w:val="22"/>
              </w:rPr>
            </w:pPr>
            <w:r>
              <w:rPr>
                <w:sz w:val="22"/>
              </w:rPr>
              <w:t>Definisi operasional dalam penelitian ini</w:t>
            </w:r>
          </w:p>
        </w:tc>
      </w:tr>
      <w:tr>
        <w:trPr/>
        <w:tc>
          <w:tcPr>
            <w:tcW w:w="1650" w:type="dxa"/>
            <w:tcBorders/>
          </w:tcPr>
          <w:p>
            <w:pPr>
              <w:pStyle w:val="Normal"/>
              <w:spacing w:before="0" w:after="160"/>
              <w:rPr>
                <w:sz w:val="22"/>
              </w:rPr>
            </w:pPr>
            <w:r>
              <w:rPr>
                <w:sz w:val="22"/>
              </w:rPr>
              <w:t>Unit sampling</w:t>
            </w:r>
          </w:p>
        </w:tc>
        <w:tc>
          <w:tcPr>
            <w:tcW w:w="7710" w:type="dxa"/>
            <w:tcBorders/>
          </w:tcPr>
          <w:p>
            <w:pPr>
              <w:pStyle w:val="Normal"/>
              <w:spacing w:before="0" w:after="160"/>
              <w:rPr>
                <w:sz w:val="22"/>
              </w:rPr>
            </w:pPr>
            <w:r>
              <w:rPr>
                <w:sz w:val="22"/>
              </w:rPr>
              <w:t>Lima dokumen (empat peraturan dan satu artikel) yang dipilih setelah melalui pengumpulan data pada portal JDIHN. Pemilihan bersifat purposif berdasarkan keterkaitan dokumen dengan pelindungan data pribadi, hak konsumen dan anak, serta akses data.</w:t>
            </w:r>
          </w:p>
        </w:tc>
      </w:tr>
      <w:tr>
        <w:trPr/>
        <w:tc>
          <w:tcPr>
            <w:tcW w:w="1650" w:type="dxa"/>
            <w:tcBorders/>
          </w:tcPr>
          <w:p>
            <w:pPr>
              <w:pStyle w:val="Normal"/>
              <w:spacing w:before="0" w:after="160"/>
              <w:rPr>
                <w:sz w:val="22"/>
              </w:rPr>
            </w:pPr>
            <w:r>
              <w:rPr>
                <w:sz w:val="22"/>
              </w:rPr>
              <w:t>Unit pencatatan (recording unit)</w:t>
            </w:r>
          </w:p>
        </w:tc>
        <w:tc>
          <w:tcPr>
            <w:tcW w:w="7710" w:type="dxa"/>
            <w:tcBorders/>
          </w:tcPr>
          <w:p>
            <w:pPr>
              <w:pStyle w:val="Normal"/>
              <w:spacing w:before="0" w:after="160"/>
              <w:rPr>
                <w:sz w:val="22"/>
              </w:rPr>
            </w:pPr>
            <w:r>
              <w:rPr>
                <w:rFonts w:eastAsia="Calibri" w:cs="Calibri"/>
                <w:kern w:val="0"/>
                <w:sz w:val="22"/>
              </w:rPr>
              <w:t>Setiap baris pada dokumen dengan kolom “</w:t>
            </w:r>
            <w:r>
              <w:rPr>
                <w:rFonts w:eastAsia="Calibri" w:cs="Calibri"/>
                <w:i/>
                <w:kern w:val="0"/>
                <w:sz w:val="22"/>
              </w:rPr>
              <w:t>Isi”</w:t>
            </w:r>
            <w:r>
              <w:rPr>
                <w:rFonts w:eastAsia="Calibri" w:cs="Calibri"/>
                <w:kern w:val="0"/>
                <w:sz w:val="22"/>
              </w:rPr>
              <w:t xml:space="preserve"> yang tidak kosong. Pada peraturan, satu baris adalah satu Pasal beserta seluruh ayat, huruf, dan angkanya. Pada artikel majalah hukum, satu baris adalah satu kalimat. Satu unit menerima satu set kode.</w:t>
            </w:r>
          </w:p>
        </w:tc>
      </w:tr>
      <w:tr>
        <w:trPr/>
        <w:tc>
          <w:tcPr>
            <w:tcW w:w="1650" w:type="dxa"/>
            <w:tcBorders/>
          </w:tcPr>
          <w:p>
            <w:pPr>
              <w:pStyle w:val="Normal"/>
              <w:spacing w:before="0" w:after="160"/>
              <w:rPr>
                <w:sz w:val="22"/>
              </w:rPr>
            </w:pPr>
            <w:r>
              <w:rPr>
                <w:sz w:val="22"/>
              </w:rPr>
              <w:t>Unit konteks (context unit)</w:t>
            </w:r>
          </w:p>
        </w:tc>
        <w:tc>
          <w:tcPr>
            <w:tcW w:w="7710" w:type="dxa"/>
            <w:tcBorders/>
          </w:tcPr>
          <w:p>
            <w:pPr>
              <w:pStyle w:val="Normal"/>
              <w:spacing w:before="0" w:after="160"/>
              <w:rPr>
                <w:sz w:val="22"/>
              </w:rPr>
            </w:pPr>
            <w:r>
              <w:rPr>
                <w:sz w:val="22"/>
              </w:rPr>
              <w:t>Kolom Rujukan (Pasal, atau Paragraf dan Kalimat pada artikel) pada baris yang sama, ditambah baris sebelum dan sesudahnya dalam dokumen yang sama, hanya bila dibutuhkan untuk memahami rujukan, misalnya "… sebagaimana dimaksud dalam Pasal 20". Kolom BAB dan Bagian tersedia pada lembar coding tetapi disembunyikan secara default agar judulnya tidak memengaruhi pemilihan tema; buka hanya bila perlu memahami rujukan antarunit.</w:t>
            </w:r>
          </w:p>
        </w:tc>
      </w:tr>
    </w:tbl>
    <w:p>
      <w:pPr>
        <w:pStyle w:val="Normal"/>
        <w:rPr>
          <w:b/>
        </w:rPr>
      </w:pPr>
      <w:r>
        <w:rPr>
          <w:b/>
        </w:rPr>
      </w:r>
    </w:p>
    <w:p>
      <w:pPr>
        <w:pStyle w:val="Heading2"/>
        <w:bidi w:val="0"/>
        <w:rPr/>
      </w:pPr>
      <w:r>
        <w:rPr/>
        <w:t>3. Kerangka Penalaran: Menghubungkan Teks Hukum dengan Web Scraping</w:t>
      </w:r>
    </w:p>
    <w:p>
      <w:pPr>
        <w:pStyle w:val="Normal"/>
        <w:rPr/>
      </w:pPr>
      <w:r>
        <w:rPr/>
        <w:t xml:space="preserve">Korpus tidak memuat istilah </w:t>
      </w:r>
      <w:r>
        <w:rPr>
          <w:i/>
        </w:rPr>
        <w:t>web scraping</w:t>
      </w:r>
      <w:r>
        <w:rPr/>
        <w:t xml:space="preserve">, </w:t>
      </w:r>
      <w:r>
        <w:rPr>
          <w:i/>
        </w:rPr>
        <w:t>crawling</w:t>
      </w:r>
      <w:r>
        <w:rPr/>
        <w:t xml:space="preserve">, atau </w:t>
      </w:r>
      <w:r>
        <w:rPr>
          <w:i/>
        </w:rPr>
        <w:t>scraper</w:t>
      </w:r>
      <w:r>
        <w:rPr/>
        <w:t xml:space="preserve">. Hubungan antara teks dan sistem </w:t>
      </w:r>
      <w:r>
        <w:rPr>
          <w:i/>
          <w:iCs/>
        </w:rPr>
        <w:t>scraping</w:t>
      </w:r>
      <w:r>
        <w:rPr/>
        <w:t xml:space="preserve"> harus dibuat secara seragam oleh semua coder melalui </w:t>
      </w:r>
      <w:r>
        <w:rPr>
          <w:b/>
        </w:rPr>
        <w:t>Uji Implikasi</w:t>
      </w:r>
      <w:r>
        <w:rPr/>
        <w:t xml:space="preserve"> berikut.</w:t>
      </w:r>
    </w:p>
    <w:p>
      <w:pPr>
        <w:pStyle w:val="Normal"/>
        <w:rPr/>
      </w:pPr>
      <w:r>
        <w:rPr>
          <w:b/>
        </w:rPr>
        <w:t>Uji Implikasi:</w:t>
      </w:r>
      <w:r>
        <w:rPr/>
        <w:t xml:space="preserve"> Sebuah sistem </w:t>
      </w:r>
      <w:r>
        <w:rPr>
          <w:i/>
          <w:iCs/>
        </w:rPr>
        <w:t>web scraping</w:t>
      </w:r>
      <w:r>
        <w:rPr/>
        <w:t xml:space="preserve"> melakukan rangkaian aktivitas pada siklus datanya (menentukan target web, mengumpulkan, mengolah, menyimpan, menyebarkan, atau menghapus data). Jalankan pertanyaan berikut secara berurutan dan berhenti pada jawaban pertama yang menentukan variabel V5 Relevansi:</w:t>
      </w:r>
    </w:p>
    <w:p>
      <w:pPr>
        <w:pStyle w:val="Normal"/>
        <w:numPr>
          <w:ilvl w:val="0"/>
          <w:numId w:val="3"/>
        </w:numPr>
        <w:rPr/>
      </w:pPr>
      <w:r>
        <w:rPr>
          <w:b/>
        </w:rPr>
        <w:t>Pertanyaan a.</w:t>
      </w:r>
      <w:r>
        <w:rPr/>
        <w:t xml:space="preserve"> Apakah unit memuat norma (kewajiban, larangan, hak, kewenangan, syarat, atau pengecualian) yang menyangkut siklus data tersebut? Jika “Ya” lanjut ke pertanyaan b, jika tidak maka lanjut ke pertanyaan c.</w:t>
      </w:r>
    </w:p>
    <w:p>
      <w:pPr>
        <w:pStyle w:val="Normal"/>
        <w:numPr>
          <w:ilvl w:val="0"/>
          <w:numId w:val="3"/>
        </w:numPr>
        <w:rPr/>
      </w:pPr>
      <w:r>
        <w:rPr>
          <w:b/>
        </w:rPr>
        <w:t>Pertanyaan b.</w:t>
      </w:r>
      <w:r>
        <w:rPr/>
        <w:t xml:space="preserve"> </w:t>
      </w:r>
      <w:r>
        <w:rPr>
          <w:b w:val="false"/>
          <w:bCs w:val="false"/>
        </w:rPr>
        <w:t xml:space="preserve">Apakah norma itu ditujukan kepada S1 sampai S5 atau tanpa subjek eksplisit (S9) (Bagian 7.2), dan dapat ditulis menjadi satu kalimat “Sistem harus/tidak boleh …” </w:t>
      </w:r>
      <w:r>
        <w:rPr/>
        <w:t>tanpa menambah asumsi (definisi asumsi di bawah)?</w:t>
      </w:r>
      <w:r>
        <w:rPr>
          <w:b w:val="false"/>
          <w:bCs w:val="false"/>
        </w:rPr>
        <w:t xml:space="preserve"> Jika keduanya terpenuhi maka </w:t>
      </w:r>
      <w:r>
        <w:rPr>
          <w:b/>
          <w:bCs/>
        </w:rPr>
        <w:t>R2</w:t>
      </w:r>
      <w:r>
        <w:rPr>
          <w:b w:val="false"/>
          <w:bCs w:val="false"/>
        </w:rPr>
        <w:t>,</w:t>
      </w:r>
      <w:r>
        <w:rPr>
          <w:color w:val="auto"/>
        </w:rPr>
        <w:t xml:space="preserve"> jika salah satu atau keduanya tidak terpenuhi </w:t>
      </w:r>
      <w:r>
        <w:rPr>
          <w:b w:val="false"/>
          <w:bCs w:val="false"/>
        </w:rPr>
        <w:t xml:space="preserve">maka </w:t>
      </w:r>
      <w:r>
        <w:rPr>
          <w:b/>
          <w:bCs/>
        </w:rPr>
        <w:t>R1</w:t>
      </w:r>
      <w:r>
        <w:rPr>
          <w:b w:val="false"/>
          <w:bCs w:val="false"/>
        </w:rPr>
        <w:t>.</w:t>
      </w:r>
    </w:p>
    <w:p>
      <w:pPr>
        <w:pStyle w:val="Normal"/>
        <w:numPr>
          <w:ilvl w:val="0"/>
          <w:numId w:val="3"/>
        </w:numPr>
        <w:rPr/>
      </w:pPr>
      <w:r>
        <w:rPr>
          <w:b/>
        </w:rPr>
        <w:t>Pertanyaan c.</w:t>
      </w:r>
      <w:r>
        <w:rPr/>
        <w:t xml:space="preserve"> Apakah teks mendefinisikan istilah, menyatakan asas, atau menyampaikan konsep, urgensi, atau rekomendasi umum pelindungan data? Jika “Ya” maka </w:t>
      </w:r>
      <w:r>
        <w:rPr>
          <w:b/>
          <w:bCs/>
        </w:rPr>
        <w:t>R1</w:t>
      </w:r>
      <w:r>
        <w:rPr/>
        <w:t xml:space="preserve"> dan jika “Tidak” maka </w:t>
      </w:r>
      <w:r>
        <w:rPr>
          <w:b/>
          <w:bCs/>
        </w:rPr>
        <w:t>R0</w:t>
      </w:r>
      <w:r>
        <w:rPr/>
        <w:t>.</w:t>
      </w:r>
    </w:p>
    <w:p>
      <w:pPr>
        <w:pStyle w:val="Normal"/>
        <w:rPr/>
      </w:pPr>
      <w:r>
        <w:rPr>
          <w:b/>
        </w:rPr>
        <w:t>Definisi asumsi.</w:t>
      </w:r>
      <w:r>
        <w:rPr/>
        <w:t xml:space="preserve"> Asumsi adalah informasi yang tidak tertulis pada unit pencatatan maupun unit konteksnya (Bagian 2.2) dan tidak dapat disimpulkan dari definisi istilah dalam Pasal 1 dokumen yang sama (bila ada). Definisi ini berlaku di seluruh codebook.</w:t>
      </w:r>
    </w:p>
    <w:p>
      <w:pPr>
        <w:pStyle w:val="Normal"/>
        <w:rPr/>
      </w:pPr>
      <w:r>
        <w:rPr/>
        <w:t xml:space="preserve">Prinsip dasar </w:t>
      </w:r>
      <w:r>
        <w:rPr>
          <w:i/>
          <w:iCs/>
        </w:rPr>
        <w:t>coding</w:t>
      </w:r>
      <w:r>
        <w:rPr/>
        <w:t>:</w:t>
      </w:r>
    </w:p>
    <w:p>
      <w:pPr>
        <w:pStyle w:val="Normal"/>
        <w:numPr>
          <w:ilvl w:val="0"/>
          <w:numId w:val="12"/>
        </w:numPr>
        <w:rPr/>
      </w:pPr>
      <w:r>
        <w:rPr/>
        <w:t xml:space="preserve">Kodekan </w:t>
      </w:r>
      <w:r>
        <w:rPr>
          <w:b/>
        </w:rPr>
        <w:t>isi yang tertulis</w:t>
      </w:r>
      <w:r>
        <w:rPr/>
        <w:t xml:space="preserve"> pada kolom </w:t>
      </w:r>
      <w:r>
        <w:rPr>
          <w:i/>
        </w:rPr>
        <w:t>Isi</w:t>
      </w:r>
      <w:r>
        <w:rPr/>
        <w:t>. Jangan menambahkan pengetahuan hukum dari luar korpus, termasuk pasal lain yang tidak ada pada baris tersebut.</w:t>
      </w:r>
    </w:p>
    <w:p>
      <w:pPr>
        <w:pStyle w:val="Normal"/>
        <w:numPr>
          <w:ilvl w:val="0"/>
          <w:numId w:val="6"/>
        </w:numPr>
        <w:rPr/>
      </w:pPr>
      <w:r>
        <w:rPr/>
        <w:t>Satu unit, satu kode per variabel (kecuali V10 yang opsional).</w:t>
      </w:r>
    </w:p>
    <w:p>
      <w:pPr>
        <w:pStyle w:val="Normal"/>
        <w:numPr>
          <w:ilvl w:val="0"/>
          <w:numId w:val="6"/>
        </w:numPr>
        <w:rPr/>
      </w:pPr>
      <w:r>
        <w:rPr/>
        <w:t>Jangan mengoreksi salah ketik atau teks yang terpotong (misalnya baris 44, 52, dan 73). Kodekan berdasarkan makna yang paling mungkin dan catat kendalanya di V12.</w:t>
      </w:r>
    </w:p>
    <w:p>
      <w:pPr>
        <w:pStyle w:val="Normal"/>
        <w:numPr>
          <w:ilvl w:val="0"/>
          <w:numId w:val="6"/>
        </w:numPr>
        <w:rPr/>
      </w:pPr>
      <w:r>
        <w:rPr/>
        <w:t xml:space="preserve">Kodekan setiap unit secara independen. Jangan berdiskusi dengan </w:t>
      </w:r>
      <w:r>
        <w:rPr>
          <w:i/>
          <w:iCs/>
        </w:rPr>
        <w:t>coder</w:t>
      </w:r>
      <w:r>
        <w:rPr/>
        <w:t xml:space="preserve"> lain sebelum seluruh unit selesai dikodekan.</w:t>
      </w:r>
    </w:p>
    <w:p>
      <w:pPr>
        <w:pStyle w:val="Normal"/>
        <w:numPr>
          <w:ilvl w:val="0"/>
          <w:numId w:val="6"/>
        </w:numPr>
        <w:rPr/>
      </w:pPr>
      <w:r>
        <w:rPr/>
        <w:t xml:space="preserve">Tentukan V6 dan V4 dari kolom </w:t>
      </w:r>
      <w:r>
        <w:rPr>
          <w:i/>
        </w:rPr>
        <w:t>Isi</w:t>
      </w:r>
      <w:r>
        <w:rPr/>
        <w:t>, bukan dari judul BAB atau Bagian.</w:t>
      </w:r>
    </w:p>
    <w:p>
      <w:pPr>
        <w:pStyle w:val="Heading2"/>
        <w:rPr/>
      </w:pPr>
      <w:r>
        <w:rPr/>
        <w:t xml:space="preserve">4. Prosedur </w:t>
      </w:r>
      <w:r>
        <w:rPr>
          <w:i/>
          <w:iCs/>
        </w:rPr>
        <w:t>Coding</w:t>
      </w:r>
    </w:p>
    <w:p>
      <w:pPr>
        <w:pStyle w:val="Normal"/>
        <w:numPr>
          <w:ilvl w:val="0"/>
          <w:numId w:val="13"/>
        </w:numPr>
        <w:rPr/>
      </w:pPr>
      <w:r>
        <w:rPr/>
        <w:t>Buka lembar coding lalu isi kode coder satu kali pada sel C4 sheet Petunjuk; V2 terisi otomatis.</w:t>
      </w:r>
    </w:p>
    <w:p>
      <w:pPr>
        <w:pStyle w:val="Normal"/>
        <w:numPr>
          <w:ilvl w:val="0"/>
          <w:numId w:val="6"/>
        </w:numPr>
        <w:rPr/>
      </w:pPr>
      <w:r>
        <w:rPr/>
        <w:t xml:space="preserve">Baca kolom </w:t>
      </w:r>
      <w:r>
        <w:rPr>
          <w:i/>
        </w:rPr>
        <w:t>Isi</w:t>
      </w:r>
      <w:r>
        <w:rPr/>
        <w:t xml:space="preserve"> secara utuh, lalu baca kolom Rujukan (Pasal, atau Paragraf dan Kalimat). Kolom BAB dan Bagian tersembunyi; buka hanya bila perlu memahami rujukan antarunit.</w:t>
      </w:r>
    </w:p>
    <w:p>
      <w:pPr>
        <w:pStyle w:val="Normal"/>
        <w:numPr>
          <w:ilvl w:val="0"/>
          <w:numId w:val="6"/>
        </w:numPr>
        <w:rPr/>
      </w:pPr>
      <w:r>
        <w:rPr/>
        <w:t xml:space="preserve">Tentukan </w:t>
      </w:r>
      <w:r>
        <w:rPr>
          <w:b/>
        </w:rPr>
        <w:t>V4 Subjek Norma</w:t>
      </w:r>
      <w:r>
        <w:rPr/>
        <w:t xml:space="preserve"> (Bagian </w:t>
      </w:r>
      <w:r>
        <w:rPr/>
        <w:t>6</w:t>
      </w:r>
      <w:r>
        <w:rPr/>
        <w:t>.</w:t>
      </w:r>
      <w:r>
        <w:rPr/>
        <w:t>1</w:t>
      </w:r>
      <w:r>
        <w:rPr/>
        <w:t xml:space="preserve">) terlebih dahulu, kemudian </w:t>
      </w:r>
      <w:r>
        <w:rPr>
          <w:b/>
          <w:bCs/>
        </w:rPr>
        <w:t>V5 Relevansi</w:t>
      </w:r>
      <w:r>
        <w:rPr/>
        <w:t xml:space="preserve"> dengan Uji Implikasi (Bagian 3 dan 6.1).</w:t>
      </w:r>
    </w:p>
    <w:p>
      <w:pPr>
        <w:pStyle w:val="Normal"/>
        <w:numPr>
          <w:ilvl w:val="0"/>
          <w:numId w:val="6"/>
        </w:numPr>
        <w:rPr/>
      </w:pPr>
      <w:r>
        <w:rPr/>
        <w:t xml:space="preserve">Tentukan </w:t>
      </w:r>
      <w:r>
        <w:rPr>
          <w:b/>
        </w:rPr>
        <w:t>V6 Tema Utama</w:t>
      </w:r>
      <w:r>
        <w:rPr/>
        <w:t xml:space="preserve"> dengan pohon keputusan (Bagian 6.2).</w:t>
      </w:r>
    </w:p>
    <w:p>
      <w:pPr>
        <w:pStyle w:val="Normal"/>
        <w:numPr>
          <w:ilvl w:val="0"/>
          <w:numId w:val="6"/>
        </w:numPr>
        <w:rPr/>
      </w:pPr>
      <w:r>
        <w:rPr/>
        <w:t xml:space="preserve">Tentukan </w:t>
      </w:r>
      <w:r>
        <w:rPr>
          <w:b/>
        </w:rPr>
        <w:t>V7 Jenis Pernyataan</w:t>
      </w:r>
      <w:r>
        <w:rPr>
          <w:b w:val="false"/>
          <w:bCs w:val="false"/>
        </w:rPr>
        <w:t xml:space="preserve"> </w:t>
      </w:r>
      <w:r>
        <w:rPr/>
        <w:t xml:space="preserve">dan </w:t>
      </w:r>
      <w:r>
        <w:rPr>
          <w:b/>
        </w:rPr>
        <w:t>V8 Tahap Siklus Scraping</w:t>
      </w:r>
      <w:r>
        <w:rPr/>
        <w:t xml:space="preserve"> (Bagian 7).</w:t>
      </w:r>
    </w:p>
    <w:p>
      <w:pPr>
        <w:pStyle w:val="Normal"/>
        <w:numPr>
          <w:ilvl w:val="0"/>
          <w:numId w:val="6"/>
        </w:numPr>
        <w:rPr/>
      </w:pPr>
      <w:r>
        <w:rPr/>
        <w:t xml:space="preserve">Tentukan </w:t>
      </w:r>
      <w:r>
        <w:rPr>
          <w:b/>
        </w:rPr>
        <w:t>V9 Kandidat Kebutuhan SRS</w:t>
      </w:r>
      <w:r>
        <w:rPr/>
        <w:t xml:space="preserve"> (Bagian 7), lalu periksa konsistensi antarvariabel (Bagian 9).</w:t>
      </w:r>
    </w:p>
    <w:p>
      <w:pPr>
        <w:pStyle w:val="Normal"/>
        <w:numPr>
          <w:ilvl w:val="0"/>
          <w:numId w:val="6"/>
        </w:numPr>
        <w:rPr/>
      </w:pPr>
      <w:r>
        <w:rPr/>
        <w:t xml:space="preserve">Untuk unit R2, tulis </w:t>
      </w:r>
      <w:r>
        <w:rPr>
          <w:b/>
        </w:rPr>
        <w:t>V11 Draf Kebutuhan</w:t>
      </w:r>
      <w:r>
        <w:rPr/>
        <w:t xml:space="preserve"> dalam satu kalimat (opsional).</w:t>
      </w:r>
    </w:p>
    <w:p>
      <w:pPr>
        <w:pStyle w:val="Normal"/>
        <w:numPr>
          <w:ilvl w:val="0"/>
          <w:numId w:val="6"/>
        </w:numPr>
        <w:rPr/>
      </w:pPr>
      <w:r>
        <w:rPr/>
        <w:t xml:space="preserve">Catat keraguan di </w:t>
      </w:r>
      <w:r>
        <w:rPr>
          <w:b/>
        </w:rPr>
        <w:t>V12 Catatan</w:t>
      </w:r>
      <w:r>
        <w:rPr/>
        <w:t>. Jangan mengosongkan variabel wajib. Gunakan kode residual “T99” pada V6 bila tidak ada tema yang cocok.</w:t>
      </w:r>
    </w:p>
    <w:p>
      <w:pPr>
        <w:pStyle w:val="Normal"/>
        <w:rPr/>
      </w:pPr>
      <w:r>
        <w:rPr/>
      </w:r>
    </w:p>
    <w:p>
      <w:pPr>
        <w:pStyle w:val="Normal"/>
        <w:rPr/>
      </w:pPr>
      <w:r>
        <w:rPr/>
      </w:r>
      <w:r>
        <w:br w:type="page"/>
      </w:r>
    </w:p>
    <w:p>
      <w:pPr>
        <w:pStyle w:val="Heading2"/>
        <w:spacing w:before="0" w:after="100"/>
        <w:rPr/>
      </w:pPr>
      <w:r>
        <w:rPr/>
        <w:t>5. Daftar Variabel</w:t>
      </w:r>
    </w:p>
    <w:tbl>
      <w:tblPr>
        <w:tblStyle w:val="TableGrid"/>
        <w:tblW w:w="9345"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670"/>
        <w:gridCol w:w="1983"/>
        <w:gridCol w:w="3407"/>
        <w:gridCol w:w="1362"/>
        <w:gridCol w:w="840"/>
        <w:gridCol w:w="1083"/>
      </w:tblGrid>
      <w:tr>
        <w:trPr>
          <w:tblHeader w:val="true"/>
        </w:trPr>
        <w:tc>
          <w:tcPr>
            <w:tcW w:w="670" w:type="dxa"/>
            <w:tcBorders/>
            <w:shd w:color="auto" w:fill="F2F2F2" w:val="clear"/>
          </w:tcPr>
          <w:p>
            <w:pPr>
              <w:pStyle w:val="Normal"/>
              <w:spacing w:before="0" w:after="160"/>
              <w:rPr>
                <w:sz w:val="22"/>
              </w:rPr>
            </w:pPr>
            <w:r>
              <w:rPr>
                <w:sz w:val="22"/>
              </w:rPr>
              <w:t>#</w:t>
            </w:r>
          </w:p>
        </w:tc>
        <w:tc>
          <w:tcPr>
            <w:tcW w:w="1983" w:type="dxa"/>
            <w:tcBorders/>
            <w:shd w:color="auto" w:fill="F2F2F2" w:val="clear"/>
          </w:tcPr>
          <w:p>
            <w:pPr>
              <w:pStyle w:val="Normal"/>
              <w:spacing w:before="0" w:after="160"/>
              <w:rPr>
                <w:sz w:val="22"/>
              </w:rPr>
            </w:pPr>
            <w:r>
              <w:rPr>
                <w:sz w:val="22"/>
              </w:rPr>
              <w:t>Kode</w:t>
            </w:r>
          </w:p>
        </w:tc>
        <w:tc>
          <w:tcPr>
            <w:tcW w:w="3407" w:type="dxa"/>
            <w:tcBorders/>
            <w:shd w:color="auto" w:fill="F2F2F2" w:val="clear"/>
          </w:tcPr>
          <w:p>
            <w:pPr>
              <w:pStyle w:val="Normal"/>
              <w:spacing w:before="0" w:after="160"/>
              <w:rPr>
                <w:sz w:val="22"/>
              </w:rPr>
            </w:pPr>
            <w:r>
              <w:rPr>
                <w:sz w:val="22"/>
              </w:rPr>
              <w:t>Nama variabel</w:t>
            </w:r>
          </w:p>
        </w:tc>
        <w:tc>
          <w:tcPr>
            <w:tcW w:w="1362" w:type="dxa"/>
            <w:tcBorders/>
            <w:shd w:color="auto" w:fill="F2F2F2" w:val="clear"/>
          </w:tcPr>
          <w:p>
            <w:pPr>
              <w:pStyle w:val="Normal"/>
              <w:spacing w:before="0" w:after="160"/>
              <w:rPr>
                <w:sz w:val="22"/>
              </w:rPr>
            </w:pPr>
            <w:r>
              <w:rPr>
                <w:sz w:val="22"/>
              </w:rPr>
              <w:t>Tipe</w:t>
            </w:r>
          </w:p>
        </w:tc>
        <w:tc>
          <w:tcPr>
            <w:tcW w:w="840" w:type="dxa"/>
            <w:tcBorders/>
            <w:shd w:color="auto" w:fill="F2F2F2" w:val="clear"/>
          </w:tcPr>
          <w:p>
            <w:pPr>
              <w:pStyle w:val="Normal"/>
              <w:spacing w:before="0" w:after="160"/>
              <w:rPr>
                <w:sz w:val="22"/>
              </w:rPr>
            </w:pPr>
            <w:r>
              <w:rPr>
                <w:sz w:val="22"/>
              </w:rPr>
              <w:t>Wajib</w:t>
            </w:r>
          </w:p>
        </w:tc>
        <w:tc>
          <w:tcPr>
            <w:tcW w:w="1083" w:type="dxa"/>
            <w:tcBorders/>
            <w:shd w:color="auto" w:fill="F2F2F2" w:val="clear"/>
          </w:tcPr>
          <w:p>
            <w:pPr>
              <w:pStyle w:val="Normal"/>
              <w:spacing w:before="0" w:after="160"/>
              <w:rPr>
                <w:sz w:val="22"/>
              </w:rPr>
            </w:pPr>
            <w:r>
              <w:rPr>
                <w:sz w:val="22"/>
              </w:rPr>
              <w:t>Hitung α</w:t>
            </w:r>
          </w:p>
        </w:tc>
      </w:tr>
      <w:tr>
        <w:trPr/>
        <w:tc>
          <w:tcPr>
            <w:tcW w:w="670" w:type="dxa"/>
            <w:tcBorders/>
          </w:tcPr>
          <w:p>
            <w:pPr>
              <w:pStyle w:val="Normal"/>
              <w:spacing w:before="0" w:after="160"/>
              <w:rPr>
                <w:sz w:val="22"/>
              </w:rPr>
            </w:pPr>
            <w:r>
              <w:rPr>
                <w:sz w:val="22"/>
              </w:rPr>
              <w:t>V1</w:t>
            </w:r>
          </w:p>
        </w:tc>
        <w:tc>
          <w:tcPr>
            <w:tcW w:w="1983" w:type="dxa"/>
            <w:tcBorders/>
          </w:tcPr>
          <w:p>
            <w:pPr>
              <w:pStyle w:val="Normal"/>
              <w:spacing w:before="0" w:after="160"/>
              <w:rPr>
                <w:sz w:val="22"/>
              </w:rPr>
            </w:pPr>
            <w:r>
              <w:rPr>
                <w:sz w:val="22"/>
              </w:rPr>
              <w:t>ID_Unit</w:t>
            </w:r>
          </w:p>
        </w:tc>
        <w:tc>
          <w:tcPr>
            <w:tcW w:w="3407" w:type="dxa"/>
            <w:tcBorders/>
          </w:tcPr>
          <w:p>
            <w:pPr>
              <w:pStyle w:val="Normal"/>
              <w:spacing w:before="0" w:after="160"/>
              <w:rPr>
                <w:sz w:val="22"/>
              </w:rPr>
            </w:pPr>
            <w:r>
              <w:rPr>
                <w:sz w:val="22"/>
              </w:rPr>
              <w:t>Nomor baris Excel. Gunakan nomor ini pada semua lembar coding.</w:t>
            </w:r>
          </w:p>
        </w:tc>
        <w:tc>
          <w:tcPr>
            <w:tcW w:w="1362" w:type="dxa"/>
            <w:tcBorders/>
          </w:tcPr>
          <w:p>
            <w:pPr>
              <w:pStyle w:val="Normal"/>
              <w:spacing w:before="0" w:after="160"/>
              <w:rPr>
                <w:sz w:val="22"/>
              </w:rPr>
            </w:pPr>
            <w:r>
              <w:rPr>
                <w:sz w:val="22"/>
              </w:rPr>
              <w:t>Identitas</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Tidak</w:t>
            </w:r>
          </w:p>
        </w:tc>
      </w:tr>
      <w:tr>
        <w:trPr/>
        <w:tc>
          <w:tcPr>
            <w:tcW w:w="670" w:type="dxa"/>
            <w:tcBorders/>
          </w:tcPr>
          <w:p>
            <w:pPr>
              <w:pStyle w:val="Normal"/>
              <w:spacing w:before="0" w:after="160"/>
              <w:rPr>
                <w:sz w:val="22"/>
              </w:rPr>
            </w:pPr>
            <w:r>
              <w:rPr>
                <w:sz w:val="22"/>
              </w:rPr>
              <w:t>V2</w:t>
            </w:r>
          </w:p>
        </w:tc>
        <w:tc>
          <w:tcPr>
            <w:tcW w:w="1983" w:type="dxa"/>
            <w:tcBorders/>
          </w:tcPr>
          <w:p>
            <w:pPr>
              <w:pStyle w:val="Normal"/>
              <w:spacing w:before="0" w:after="160"/>
              <w:rPr>
                <w:sz w:val="22"/>
              </w:rPr>
            </w:pPr>
            <w:r>
              <w:rPr>
                <w:sz w:val="22"/>
              </w:rPr>
              <w:t>Kode_Coder</w:t>
            </w:r>
          </w:p>
        </w:tc>
        <w:tc>
          <w:tcPr>
            <w:tcW w:w="3407" w:type="dxa"/>
            <w:tcBorders/>
          </w:tcPr>
          <w:p>
            <w:pPr>
              <w:pStyle w:val="Normal"/>
              <w:spacing w:before="0" w:after="160"/>
              <w:rPr>
                <w:sz w:val="22"/>
              </w:rPr>
            </w:pPr>
            <w:r>
              <w:rPr>
                <w:sz w:val="22"/>
              </w:rPr>
              <w:t>Inisial atau nomor coder</w:t>
            </w:r>
          </w:p>
        </w:tc>
        <w:tc>
          <w:tcPr>
            <w:tcW w:w="1362" w:type="dxa"/>
            <w:tcBorders/>
          </w:tcPr>
          <w:p>
            <w:pPr>
              <w:pStyle w:val="Normal"/>
              <w:spacing w:before="0" w:after="160"/>
              <w:rPr>
                <w:sz w:val="22"/>
              </w:rPr>
            </w:pPr>
            <w:r>
              <w:rPr>
                <w:sz w:val="22"/>
              </w:rPr>
              <w:t>Identitas</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Tidak</w:t>
            </w:r>
          </w:p>
        </w:tc>
      </w:tr>
      <w:tr>
        <w:trPr/>
        <w:tc>
          <w:tcPr>
            <w:tcW w:w="670" w:type="dxa"/>
            <w:tcBorders/>
          </w:tcPr>
          <w:p>
            <w:pPr>
              <w:pStyle w:val="Normal"/>
              <w:spacing w:before="0" w:after="160"/>
              <w:rPr>
                <w:sz w:val="22"/>
              </w:rPr>
            </w:pPr>
            <w:r>
              <w:rPr>
                <w:sz w:val="22"/>
              </w:rPr>
              <w:t>V3</w:t>
            </w:r>
          </w:p>
        </w:tc>
        <w:tc>
          <w:tcPr>
            <w:tcW w:w="1983" w:type="dxa"/>
            <w:tcBorders/>
          </w:tcPr>
          <w:p>
            <w:pPr>
              <w:pStyle w:val="Normal"/>
              <w:spacing w:before="0" w:after="160"/>
              <w:rPr>
                <w:sz w:val="22"/>
              </w:rPr>
            </w:pPr>
            <w:r>
              <w:rPr>
                <w:sz w:val="22"/>
              </w:rPr>
              <w:t>Dokumen</w:t>
            </w:r>
          </w:p>
        </w:tc>
        <w:tc>
          <w:tcPr>
            <w:tcW w:w="3407" w:type="dxa"/>
            <w:tcBorders/>
          </w:tcPr>
          <w:p>
            <w:pPr>
              <w:pStyle w:val="Normal"/>
              <w:spacing w:before="0" w:after="160"/>
              <w:rPr>
                <w:sz w:val="22"/>
              </w:rPr>
            </w:pPr>
            <w:r>
              <w:rPr>
                <w:sz w:val="22"/>
              </w:rPr>
              <w:t>Salinan kolom Dokumen</w:t>
            </w:r>
          </w:p>
        </w:tc>
        <w:tc>
          <w:tcPr>
            <w:tcW w:w="1362" w:type="dxa"/>
            <w:tcBorders/>
          </w:tcPr>
          <w:p>
            <w:pPr>
              <w:pStyle w:val="Normal"/>
              <w:spacing w:before="0" w:after="160"/>
              <w:rPr>
                <w:sz w:val="22"/>
              </w:rPr>
            </w:pPr>
            <w:r>
              <w:rPr>
                <w:sz w:val="22"/>
              </w:rPr>
              <w:t>Identitas</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Tidak</w:t>
            </w:r>
          </w:p>
        </w:tc>
      </w:tr>
      <w:tr>
        <w:trPr/>
        <w:tc>
          <w:tcPr>
            <w:tcW w:w="670" w:type="dxa"/>
            <w:tcBorders>
              <w:top w:val="nil"/>
            </w:tcBorders>
          </w:tcPr>
          <w:p>
            <w:pPr>
              <w:pStyle w:val="Normal"/>
              <w:spacing w:before="0" w:after="160"/>
              <w:rPr>
                <w:sz w:val="22"/>
              </w:rPr>
            </w:pPr>
            <w:r>
              <w:rPr>
                <w:sz w:val="22"/>
              </w:rPr>
              <w:t>V4</w:t>
            </w:r>
          </w:p>
        </w:tc>
        <w:tc>
          <w:tcPr>
            <w:tcW w:w="1983" w:type="dxa"/>
            <w:tcBorders>
              <w:top w:val="nil"/>
            </w:tcBorders>
          </w:tcPr>
          <w:p>
            <w:pPr>
              <w:pStyle w:val="Normal"/>
              <w:spacing w:before="0" w:after="160"/>
              <w:rPr>
                <w:sz w:val="22"/>
              </w:rPr>
            </w:pPr>
            <w:r>
              <w:rPr>
                <w:sz w:val="22"/>
              </w:rPr>
              <w:t>Subjek_Norma</w:t>
            </w:r>
          </w:p>
        </w:tc>
        <w:tc>
          <w:tcPr>
            <w:tcW w:w="3407" w:type="dxa"/>
            <w:tcBorders>
              <w:top w:val="nil"/>
            </w:tcBorders>
          </w:tcPr>
          <w:p>
            <w:pPr>
              <w:pStyle w:val="Normal"/>
              <w:spacing w:before="0" w:after="160"/>
              <w:rPr>
                <w:sz w:val="22"/>
              </w:rPr>
            </w:pPr>
            <w:r>
              <w:rPr>
                <w:sz w:val="22"/>
              </w:rPr>
              <w:t>Pihak yang dituju teks</w:t>
            </w:r>
          </w:p>
        </w:tc>
        <w:tc>
          <w:tcPr>
            <w:tcW w:w="1362" w:type="dxa"/>
            <w:tcBorders>
              <w:top w:val="nil"/>
            </w:tcBorders>
          </w:tcPr>
          <w:p>
            <w:pPr>
              <w:pStyle w:val="Normal"/>
              <w:spacing w:before="0" w:after="160"/>
              <w:rPr>
                <w:sz w:val="22"/>
              </w:rPr>
            </w:pPr>
            <w:r>
              <w:rPr>
                <w:sz w:val="22"/>
              </w:rPr>
              <w:t>Nominal</w:t>
            </w:r>
          </w:p>
        </w:tc>
        <w:tc>
          <w:tcPr>
            <w:tcW w:w="840" w:type="dxa"/>
            <w:tcBorders>
              <w:top w:val="nil"/>
            </w:tcBorders>
          </w:tcPr>
          <w:p>
            <w:pPr>
              <w:pStyle w:val="Normal"/>
              <w:spacing w:before="0" w:after="160"/>
              <w:rPr>
                <w:sz w:val="22"/>
              </w:rPr>
            </w:pPr>
            <w:r>
              <w:rPr>
                <w:sz w:val="22"/>
              </w:rPr>
              <w:t>Ya</w:t>
            </w:r>
          </w:p>
        </w:tc>
        <w:tc>
          <w:tcPr>
            <w:tcW w:w="1083" w:type="dxa"/>
            <w:tcBorders>
              <w:top w:val="nil"/>
            </w:tcBorders>
          </w:tcPr>
          <w:p>
            <w:pPr>
              <w:pStyle w:val="Normal"/>
              <w:spacing w:before="0" w:after="160"/>
              <w:rPr>
                <w:sz w:val="22"/>
              </w:rPr>
            </w:pPr>
            <w:r>
              <w:rPr>
                <w:sz w:val="22"/>
              </w:rPr>
              <w:t>Ya</w:t>
            </w:r>
          </w:p>
        </w:tc>
      </w:tr>
      <w:tr>
        <w:trPr/>
        <w:tc>
          <w:tcPr>
            <w:tcW w:w="670" w:type="dxa"/>
            <w:tcBorders/>
          </w:tcPr>
          <w:p>
            <w:pPr>
              <w:pStyle w:val="Normal"/>
              <w:spacing w:before="0" w:after="160"/>
              <w:rPr>
                <w:sz w:val="22"/>
              </w:rPr>
            </w:pPr>
            <w:r>
              <w:rPr>
                <w:sz w:val="22"/>
              </w:rPr>
              <w:t>V5</w:t>
            </w:r>
          </w:p>
        </w:tc>
        <w:tc>
          <w:tcPr>
            <w:tcW w:w="1983" w:type="dxa"/>
            <w:tcBorders/>
          </w:tcPr>
          <w:p>
            <w:pPr>
              <w:pStyle w:val="Normal"/>
              <w:spacing w:before="0" w:after="160"/>
              <w:rPr>
                <w:sz w:val="22"/>
              </w:rPr>
            </w:pPr>
            <w:r>
              <w:rPr>
                <w:sz w:val="22"/>
              </w:rPr>
              <w:t>Relevansi</w:t>
            </w:r>
          </w:p>
        </w:tc>
        <w:tc>
          <w:tcPr>
            <w:tcW w:w="3407" w:type="dxa"/>
            <w:tcBorders/>
          </w:tcPr>
          <w:p>
            <w:pPr>
              <w:pStyle w:val="Normal"/>
              <w:spacing w:before="0" w:after="160"/>
              <w:rPr>
                <w:sz w:val="22"/>
              </w:rPr>
            </w:pPr>
            <w:r>
              <w:rPr>
                <w:sz w:val="22"/>
              </w:rPr>
              <w:t xml:space="preserve">Keterkaitan dengan </w:t>
            </w:r>
            <w:r>
              <w:rPr>
                <w:i/>
                <w:iCs/>
                <w:sz w:val="22"/>
              </w:rPr>
              <w:t>web scraping</w:t>
            </w:r>
          </w:p>
        </w:tc>
        <w:tc>
          <w:tcPr>
            <w:tcW w:w="1362" w:type="dxa"/>
            <w:tcBorders/>
          </w:tcPr>
          <w:p>
            <w:pPr>
              <w:pStyle w:val="Normal"/>
              <w:spacing w:before="0" w:after="160"/>
              <w:rPr>
                <w:sz w:val="22"/>
              </w:rPr>
            </w:pPr>
            <w:r>
              <w:rPr>
                <w:sz w:val="22"/>
              </w:rPr>
              <w:t>Ordinal</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Ya</w:t>
            </w:r>
          </w:p>
        </w:tc>
      </w:tr>
      <w:tr>
        <w:trPr/>
        <w:tc>
          <w:tcPr>
            <w:tcW w:w="670" w:type="dxa"/>
            <w:tcBorders/>
          </w:tcPr>
          <w:p>
            <w:pPr>
              <w:pStyle w:val="Normal"/>
              <w:spacing w:before="0" w:after="160"/>
              <w:rPr>
                <w:sz w:val="22"/>
              </w:rPr>
            </w:pPr>
            <w:r>
              <w:rPr>
                <w:sz w:val="22"/>
              </w:rPr>
              <w:t>V6</w:t>
            </w:r>
          </w:p>
        </w:tc>
        <w:tc>
          <w:tcPr>
            <w:tcW w:w="1983" w:type="dxa"/>
            <w:tcBorders/>
          </w:tcPr>
          <w:p>
            <w:pPr>
              <w:pStyle w:val="Normal"/>
              <w:spacing w:before="0" w:after="160"/>
              <w:rPr>
                <w:sz w:val="22"/>
              </w:rPr>
            </w:pPr>
            <w:r>
              <w:rPr>
                <w:sz w:val="22"/>
              </w:rPr>
              <w:t>Tema_Utama</w:t>
            </w:r>
          </w:p>
        </w:tc>
        <w:tc>
          <w:tcPr>
            <w:tcW w:w="3407" w:type="dxa"/>
            <w:tcBorders/>
          </w:tcPr>
          <w:p>
            <w:pPr>
              <w:pStyle w:val="Normal"/>
              <w:spacing w:before="0" w:after="160"/>
              <w:rPr>
                <w:sz w:val="22"/>
              </w:rPr>
            </w:pPr>
            <w:r>
              <w:rPr>
                <w:sz w:val="22"/>
              </w:rPr>
              <w:t>Tema hukum-etika dominan</w:t>
            </w:r>
          </w:p>
        </w:tc>
        <w:tc>
          <w:tcPr>
            <w:tcW w:w="1362" w:type="dxa"/>
            <w:tcBorders/>
          </w:tcPr>
          <w:p>
            <w:pPr>
              <w:pStyle w:val="Normal"/>
              <w:spacing w:before="0" w:after="160"/>
              <w:rPr>
                <w:sz w:val="22"/>
              </w:rPr>
            </w:pPr>
            <w:r>
              <w:rPr>
                <w:sz w:val="22"/>
              </w:rPr>
              <w:t>Nominal</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Ya</w:t>
            </w:r>
          </w:p>
        </w:tc>
      </w:tr>
      <w:tr>
        <w:trPr/>
        <w:tc>
          <w:tcPr>
            <w:tcW w:w="670" w:type="dxa"/>
            <w:tcBorders/>
          </w:tcPr>
          <w:p>
            <w:pPr>
              <w:pStyle w:val="Normal"/>
              <w:spacing w:before="0" w:after="160"/>
              <w:rPr>
                <w:sz w:val="22"/>
              </w:rPr>
            </w:pPr>
            <w:r>
              <w:rPr>
                <w:sz w:val="22"/>
              </w:rPr>
              <w:t>V7</w:t>
            </w:r>
          </w:p>
        </w:tc>
        <w:tc>
          <w:tcPr>
            <w:tcW w:w="1983" w:type="dxa"/>
            <w:tcBorders/>
          </w:tcPr>
          <w:p>
            <w:pPr>
              <w:pStyle w:val="Normal"/>
              <w:spacing w:before="0" w:after="160"/>
              <w:rPr>
                <w:sz w:val="22"/>
              </w:rPr>
            </w:pPr>
            <w:r>
              <w:rPr>
                <w:sz w:val="22"/>
              </w:rPr>
              <w:t>Jenis_Pernyataan</w:t>
            </w:r>
          </w:p>
        </w:tc>
        <w:tc>
          <w:tcPr>
            <w:tcW w:w="3407" w:type="dxa"/>
            <w:tcBorders/>
          </w:tcPr>
          <w:p>
            <w:pPr>
              <w:pStyle w:val="Normal"/>
              <w:spacing w:before="0" w:after="160"/>
              <w:rPr>
                <w:sz w:val="22"/>
              </w:rPr>
            </w:pPr>
            <w:r>
              <w:rPr>
                <w:sz w:val="22"/>
              </w:rPr>
              <w:t>Sifat norma atau pernyataan</w:t>
            </w:r>
          </w:p>
        </w:tc>
        <w:tc>
          <w:tcPr>
            <w:tcW w:w="1362" w:type="dxa"/>
            <w:tcBorders/>
          </w:tcPr>
          <w:p>
            <w:pPr>
              <w:pStyle w:val="Normal"/>
              <w:spacing w:before="0" w:after="160"/>
              <w:rPr>
                <w:sz w:val="22"/>
              </w:rPr>
            </w:pPr>
            <w:r>
              <w:rPr>
                <w:sz w:val="22"/>
              </w:rPr>
              <w:t>Nominal</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Ya</w:t>
            </w:r>
          </w:p>
        </w:tc>
      </w:tr>
      <w:tr>
        <w:trPr/>
        <w:tc>
          <w:tcPr>
            <w:tcW w:w="670" w:type="dxa"/>
            <w:tcBorders/>
          </w:tcPr>
          <w:p>
            <w:pPr>
              <w:pStyle w:val="Normal"/>
              <w:spacing w:before="0" w:after="160"/>
              <w:rPr>
                <w:sz w:val="22"/>
              </w:rPr>
            </w:pPr>
            <w:r>
              <w:rPr>
                <w:sz w:val="22"/>
              </w:rPr>
              <w:t>V8</w:t>
            </w:r>
          </w:p>
        </w:tc>
        <w:tc>
          <w:tcPr>
            <w:tcW w:w="1983" w:type="dxa"/>
            <w:tcBorders/>
          </w:tcPr>
          <w:p>
            <w:pPr>
              <w:pStyle w:val="Normal"/>
              <w:spacing w:before="0" w:after="160"/>
              <w:rPr>
                <w:sz w:val="22"/>
              </w:rPr>
            </w:pPr>
            <w:r>
              <w:rPr>
                <w:sz w:val="22"/>
              </w:rPr>
              <w:t>Tahap_Scraping</w:t>
            </w:r>
          </w:p>
        </w:tc>
        <w:tc>
          <w:tcPr>
            <w:tcW w:w="3407" w:type="dxa"/>
            <w:tcBorders/>
          </w:tcPr>
          <w:p>
            <w:pPr>
              <w:pStyle w:val="Normal"/>
              <w:spacing w:before="0" w:after="160"/>
              <w:rPr>
                <w:sz w:val="22"/>
              </w:rPr>
            </w:pPr>
            <w:r>
              <w:rPr>
                <w:sz w:val="22"/>
              </w:rPr>
              <w:t>Tahap siklus data yang terkait</w:t>
            </w:r>
          </w:p>
        </w:tc>
        <w:tc>
          <w:tcPr>
            <w:tcW w:w="1362" w:type="dxa"/>
            <w:tcBorders/>
          </w:tcPr>
          <w:p>
            <w:pPr>
              <w:pStyle w:val="Normal"/>
              <w:spacing w:before="0" w:after="160"/>
              <w:rPr>
                <w:sz w:val="22"/>
              </w:rPr>
            </w:pPr>
            <w:r>
              <w:rPr>
                <w:sz w:val="22"/>
              </w:rPr>
              <w:t>Nominal</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Ya</w:t>
            </w:r>
          </w:p>
        </w:tc>
      </w:tr>
      <w:tr>
        <w:trPr/>
        <w:tc>
          <w:tcPr>
            <w:tcW w:w="670" w:type="dxa"/>
            <w:tcBorders/>
          </w:tcPr>
          <w:p>
            <w:pPr>
              <w:pStyle w:val="Normal"/>
              <w:spacing w:before="0" w:after="160"/>
              <w:rPr>
                <w:sz w:val="22"/>
              </w:rPr>
            </w:pPr>
            <w:r>
              <w:rPr>
                <w:sz w:val="22"/>
              </w:rPr>
              <w:t>V9</w:t>
            </w:r>
          </w:p>
        </w:tc>
        <w:tc>
          <w:tcPr>
            <w:tcW w:w="1983" w:type="dxa"/>
            <w:tcBorders/>
          </w:tcPr>
          <w:p>
            <w:pPr>
              <w:pStyle w:val="Normal"/>
              <w:spacing w:before="0" w:after="160"/>
              <w:rPr>
                <w:sz w:val="22"/>
              </w:rPr>
            </w:pPr>
            <w:r>
              <w:rPr>
                <w:sz w:val="22"/>
              </w:rPr>
              <w:t>Kebutuhan_SRS</w:t>
            </w:r>
          </w:p>
        </w:tc>
        <w:tc>
          <w:tcPr>
            <w:tcW w:w="3407" w:type="dxa"/>
            <w:tcBorders/>
          </w:tcPr>
          <w:p>
            <w:pPr>
              <w:pStyle w:val="Normal"/>
              <w:spacing w:before="0" w:after="160"/>
              <w:rPr>
                <w:sz w:val="22"/>
              </w:rPr>
            </w:pPr>
            <w:r>
              <w:rPr>
                <w:sz w:val="22"/>
              </w:rPr>
              <w:t>Kandidat jenis kebutuhan SRS</w:t>
            </w:r>
          </w:p>
        </w:tc>
        <w:tc>
          <w:tcPr>
            <w:tcW w:w="1362" w:type="dxa"/>
            <w:tcBorders/>
          </w:tcPr>
          <w:p>
            <w:pPr>
              <w:pStyle w:val="Normal"/>
              <w:spacing w:before="0" w:after="160"/>
              <w:rPr>
                <w:sz w:val="22"/>
              </w:rPr>
            </w:pPr>
            <w:r>
              <w:rPr>
                <w:sz w:val="22"/>
              </w:rPr>
              <w:t>Nominal</w:t>
            </w:r>
          </w:p>
        </w:tc>
        <w:tc>
          <w:tcPr>
            <w:tcW w:w="840" w:type="dxa"/>
            <w:tcBorders/>
          </w:tcPr>
          <w:p>
            <w:pPr>
              <w:pStyle w:val="Normal"/>
              <w:spacing w:before="0" w:after="160"/>
              <w:rPr>
                <w:sz w:val="22"/>
              </w:rPr>
            </w:pPr>
            <w:r>
              <w:rPr>
                <w:sz w:val="22"/>
              </w:rPr>
              <w:t>Ya</w:t>
            </w:r>
          </w:p>
        </w:tc>
        <w:tc>
          <w:tcPr>
            <w:tcW w:w="1083" w:type="dxa"/>
            <w:tcBorders/>
          </w:tcPr>
          <w:p>
            <w:pPr>
              <w:pStyle w:val="Normal"/>
              <w:spacing w:before="0" w:after="160"/>
              <w:rPr>
                <w:sz w:val="22"/>
              </w:rPr>
            </w:pPr>
            <w:r>
              <w:rPr>
                <w:sz w:val="22"/>
              </w:rPr>
              <w:t>Ya</w:t>
            </w:r>
          </w:p>
        </w:tc>
      </w:tr>
      <w:tr>
        <w:trPr/>
        <w:tc>
          <w:tcPr>
            <w:tcW w:w="670" w:type="dxa"/>
            <w:tcBorders/>
          </w:tcPr>
          <w:p>
            <w:pPr>
              <w:pStyle w:val="Normal"/>
              <w:spacing w:before="0" w:after="160"/>
              <w:rPr>
                <w:sz w:val="22"/>
              </w:rPr>
            </w:pPr>
            <w:r>
              <w:rPr>
                <w:sz w:val="22"/>
              </w:rPr>
              <w:t>V10</w:t>
            </w:r>
          </w:p>
        </w:tc>
        <w:tc>
          <w:tcPr>
            <w:tcW w:w="1983" w:type="dxa"/>
            <w:tcBorders/>
          </w:tcPr>
          <w:p>
            <w:pPr>
              <w:pStyle w:val="Normal"/>
              <w:spacing w:before="0" w:after="160"/>
              <w:rPr>
                <w:sz w:val="22"/>
              </w:rPr>
            </w:pPr>
            <w:r>
              <w:rPr>
                <w:sz w:val="22"/>
              </w:rPr>
              <w:t>Tema_Sekunder</w:t>
            </w:r>
          </w:p>
        </w:tc>
        <w:tc>
          <w:tcPr>
            <w:tcW w:w="3407" w:type="dxa"/>
            <w:tcBorders/>
          </w:tcPr>
          <w:p>
            <w:pPr>
              <w:pStyle w:val="Normal"/>
              <w:spacing w:before="0" w:after="160"/>
              <w:rPr>
                <w:sz w:val="22"/>
              </w:rPr>
            </w:pPr>
            <w:r>
              <w:rPr>
                <w:sz w:val="22"/>
              </w:rPr>
              <w:t>Tema kedua (kode V6)</w:t>
            </w:r>
          </w:p>
        </w:tc>
        <w:tc>
          <w:tcPr>
            <w:tcW w:w="1362" w:type="dxa"/>
            <w:tcBorders/>
          </w:tcPr>
          <w:p>
            <w:pPr>
              <w:pStyle w:val="Normal"/>
              <w:spacing w:before="0" w:after="160"/>
              <w:rPr>
                <w:sz w:val="22"/>
              </w:rPr>
            </w:pPr>
            <w:r>
              <w:rPr>
                <w:sz w:val="22"/>
              </w:rPr>
              <w:t>Nominal</w:t>
            </w:r>
          </w:p>
        </w:tc>
        <w:tc>
          <w:tcPr>
            <w:tcW w:w="840" w:type="dxa"/>
            <w:tcBorders/>
          </w:tcPr>
          <w:p>
            <w:pPr>
              <w:pStyle w:val="Normal"/>
              <w:spacing w:before="0" w:after="160"/>
              <w:rPr>
                <w:sz w:val="22"/>
              </w:rPr>
            </w:pPr>
            <w:r>
              <w:rPr>
                <w:sz w:val="22"/>
              </w:rPr>
              <w:t>Tidak</w:t>
            </w:r>
          </w:p>
        </w:tc>
        <w:tc>
          <w:tcPr>
            <w:tcW w:w="1083" w:type="dxa"/>
            <w:tcBorders/>
          </w:tcPr>
          <w:p>
            <w:pPr>
              <w:pStyle w:val="Normal"/>
              <w:spacing w:before="0" w:after="160"/>
              <w:rPr>
                <w:sz w:val="22"/>
              </w:rPr>
            </w:pPr>
            <w:r>
              <w:rPr>
                <w:sz w:val="22"/>
              </w:rPr>
              <w:t>Tidak</w:t>
            </w:r>
          </w:p>
        </w:tc>
      </w:tr>
      <w:tr>
        <w:trPr/>
        <w:tc>
          <w:tcPr>
            <w:tcW w:w="670" w:type="dxa"/>
            <w:tcBorders/>
          </w:tcPr>
          <w:p>
            <w:pPr>
              <w:pStyle w:val="Normal"/>
              <w:spacing w:before="0" w:after="160"/>
              <w:rPr>
                <w:sz w:val="22"/>
              </w:rPr>
            </w:pPr>
            <w:r>
              <w:rPr>
                <w:sz w:val="22"/>
              </w:rPr>
              <w:t>V11</w:t>
            </w:r>
          </w:p>
        </w:tc>
        <w:tc>
          <w:tcPr>
            <w:tcW w:w="1983" w:type="dxa"/>
            <w:tcBorders/>
          </w:tcPr>
          <w:p>
            <w:pPr>
              <w:pStyle w:val="Normal"/>
              <w:spacing w:before="0" w:after="160"/>
              <w:rPr>
                <w:sz w:val="22"/>
              </w:rPr>
            </w:pPr>
            <w:r>
              <w:rPr>
                <w:sz w:val="22"/>
              </w:rPr>
              <w:t>Draf_Kebutuhan</w:t>
            </w:r>
          </w:p>
        </w:tc>
        <w:tc>
          <w:tcPr>
            <w:tcW w:w="3407" w:type="dxa"/>
            <w:tcBorders/>
          </w:tcPr>
          <w:p>
            <w:pPr>
              <w:pStyle w:val="Normal"/>
              <w:spacing w:before="0" w:after="160"/>
              <w:rPr>
                <w:sz w:val="22"/>
              </w:rPr>
            </w:pPr>
            <w:r>
              <w:rPr>
                <w:sz w:val="22"/>
              </w:rPr>
              <w:t>Kalimat "Sistem harus..."</w:t>
            </w:r>
          </w:p>
        </w:tc>
        <w:tc>
          <w:tcPr>
            <w:tcW w:w="1362" w:type="dxa"/>
            <w:tcBorders/>
          </w:tcPr>
          <w:p>
            <w:pPr>
              <w:pStyle w:val="Normal"/>
              <w:spacing w:before="0" w:after="160"/>
              <w:rPr>
                <w:sz w:val="22"/>
              </w:rPr>
            </w:pPr>
            <w:r>
              <w:rPr>
                <w:sz w:val="22"/>
              </w:rPr>
              <w:t>Teks bebas</w:t>
            </w:r>
          </w:p>
        </w:tc>
        <w:tc>
          <w:tcPr>
            <w:tcW w:w="840" w:type="dxa"/>
            <w:tcBorders/>
          </w:tcPr>
          <w:p>
            <w:pPr>
              <w:pStyle w:val="Normal"/>
              <w:spacing w:before="0" w:after="160"/>
              <w:rPr>
                <w:sz w:val="22"/>
              </w:rPr>
            </w:pPr>
            <w:r>
              <w:rPr>
                <w:sz w:val="22"/>
              </w:rPr>
              <w:t>Tidak</w:t>
            </w:r>
          </w:p>
        </w:tc>
        <w:tc>
          <w:tcPr>
            <w:tcW w:w="1083" w:type="dxa"/>
            <w:tcBorders/>
          </w:tcPr>
          <w:p>
            <w:pPr>
              <w:pStyle w:val="Normal"/>
              <w:spacing w:before="0" w:after="160"/>
              <w:rPr>
                <w:sz w:val="22"/>
              </w:rPr>
            </w:pPr>
            <w:r>
              <w:rPr>
                <w:sz w:val="22"/>
              </w:rPr>
              <w:t>Tidak</w:t>
            </w:r>
          </w:p>
        </w:tc>
      </w:tr>
      <w:tr>
        <w:trPr/>
        <w:tc>
          <w:tcPr>
            <w:tcW w:w="670" w:type="dxa"/>
            <w:tcBorders/>
          </w:tcPr>
          <w:p>
            <w:pPr>
              <w:pStyle w:val="Normal"/>
              <w:spacing w:before="0" w:after="160"/>
              <w:rPr>
                <w:sz w:val="22"/>
              </w:rPr>
            </w:pPr>
            <w:r>
              <w:rPr>
                <w:sz w:val="22"/>
              </w:rPr>
              <w:t>V12</w:t>
            </w:r>
          </w:p>
        </w:tc>
        <w:tc>
          <w:tcPr>
            <w:tcW w:w="1983" w:type="dxa"/>
            <w:tcBorders/>
          </w:tcPr>
          <w:p>
            <w:pPr>
              <w:pStyle w:val="Normal"/>
              <w:spacing w:before="0" w:after="160"/>
              <w:rPr>
                <w:sz w:val="22"/>
              </w:rPr>
            </w:pPr>
            <w:r>
              <w:rPr>
                <w:sz w:val="22"/>
              </w:rPr>
              <w:t>Catatan</w:t>
            </w:r>
          </w:p>
        </w:tc>
        <w:tc>
          <w:tcPr>
            <w:tcW w:w="3407" w:type="dxa"/>
            <w:tcBorders/>
          </w:tcPr>
          <w:p>
            <w:pPr>
              <w:pStyle w:val="Normal"/>
              <w:spacing w:before="0" w:after="160"/>
              <w:rPr>
                <w:sz w:val="22"/>
              </w:rPr>
            </w:pPr>
            <w:r>
              <w:rPr>
                <w:sz w:val="22"/>
              </w:rPr>
              <w:t>Keraguan dan temuan khusus</w:t>
            </w:r>
          </w:p>
        </w:tc>
        <w:tc>
          <w:tcPr>
            <w:tcW w:w="1362" w:type="dxa"/>
            <w:tcBorders/>
          </w:tcPr>
          <w:p>
            <w:pPr>
              <w:pStyle w:val="Normal"/>
              <w:spacing w:before="0" w:after="160"/>
              <w:rPr>
                <w:sz w:val="22"/>
              </w:rPr>
            </w:pPr>
            <w:r>
              <w:rPr>
                <w:sz w:val="22"/>
              </w:rPr>
              <w:t>Teks bebas</w:t>
            </w:r>
          </w:p>
        </w:tc>
        <w:tc>
          <w:tcPr>
            <w:tcW w:w="840" w:type="dxa"/>
            <w:tcBorders/>
          </w:tcPr>
          <w:p>
            <w:pPr>
              <w:pStyle w:val="Normal"/>
              <w:spacing w:before="0" w:after="160"/>
              <w:rPr>
                <w:sz w:val="22"/>
              </w:rPr>
            </w:pPr>
            <w:r>
              <w:rPr>
                <w:sz w:val="22"/>
              </w:rPr>
              <w:t>Tidak</w:t>
            </w:r>
          </w:p>
        </w:tc>
        <w:tc>
          <w:tcPr>
            <w:tcW w:w="1083" w:type="dxa"/>
            <w:tcBorders/>
          </w:tcPr>
          <w:p>
            <w:pPr>
              <w:pStyle w:val="Normal"/>
              <w:spacing w:before="0" w:after="160"/>
              <w:rPr>
                <w:sz w:val="22"/>
              </w:rPr>
            </w:pPr>
            <w:r>
              <w:rPr>
                <w:sz w:val="22"/>
              </w:rPr>
              <w:t>Tidak</w:t>
            </w:r>
          </w:p>
        </w:tc>
      </w:tr>
    </w:tbl>
    <w:p>
      <w:pPr>
        <w:pStyle w:val="Normal"/>
        <w:rPr/>
      </w:pPr>
      <w:r>
        <w:rPr/>
      </w:r>
    </w:p>
    <w:p>
      <w:pPr>
        <w:pStyle w:val="Heading2"/>
        <w:spacing w:before="0" w:after="100"/>
        <w:rPr/>
      </w:pPr>
      <w:r>
        <w:rPr/>
        <w:t>6. Definisi Kategori</w:t>
      </w:r>
    </w:p>
    <w:p>
      <w:pPr>
        <w:pStyle w:val="Heading3"/>
        <w:spacing w:before="0" w:after="80"/>
        <w:rPr/>
      </w:pPr>
      <w:r>
        <w:rPr/>
        <w:t>6.1 V4: Subjek Norma</w:t>
      </w:r>
    </w:p>
    <w:p>
      <w:pPr>
        <w:pStyle w:val="Normal"/>
        <w:rPr/>
      </w:pPr>
      <w:r>
        <w:rPr/>
        <w:t>Kodekan pihak yang secara eksplisit menjadi subjek tata bahasa norma utama pada kolom “</w:t>
      </w:r>
      <w:r>
        <w:rPr>
          <w:i/>
        </w:rPr>
        <w:t>Isi”</w:t>
      </w:r>
      <w:r>
        <w:rPr/>
        <w:t>. Jangan menyimpulkan subjek dari judul BAB.</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775"/>
        <w:gridCol w:w="2281"/>
        <w:gridCol w:w="6304"/>
      </w:tblGrid>
      <w:tr>
        <w:trPr>
          <w:tblHeader w:val="true"/>
        </w:trPr>
        <w:tc>
          <w:tcPr>
            <w:tcW w:w="775" w:type="dxa"/>
            <w:tcBorders/>
            <w:shd w:color="auto" w:fill="F2F2F2" w:val="clear"/>
          </w:tcPr>
          <w:p>
            <w:pPr>
              <w:pStyle w:val="Normal"/>
              <w:spacing w:before="0" w:after="160"/>
              <w:rPr>
                <w:sz w:val="22"/>
              </w:rPr>
            </w:pPr>
            <w:r>
              <w:rPr>
                <w:sz w:val="22"/>
              </w:rPr>
              <w:t>Kode</w:t>
            </w:r>
          </w:p>
        </w:tc>
        <w:tc>
          <w:tcPr>
            <w:tcW w:w="2281" w:type="dxa"/>
            <w:tcBorders/>
            <w:shd w:color="auto" w:fill="F2F2F2" w:val="clear"/>
          </w:tcPr>
          <w:p>
            <w:pPr>
              <w:pStyle w:val="Normal"/>
              <w:spacing w:before="0" w:after="160"/>
              <w:rPr>
                <w:sz w:val="22"/>
              </w:rPr>
            </w:pPr>
            <w:r>
              <w:rPr>
                <w:sz w:val="22"/>
              </w:rPr>
              <w:t>Subjek</w:t>
            </w:r>
          </w:p>
        </w:tc>
        <w:tc>
          <w:tcPr>
            <w:tcW w:w="6304" w:type="dxa"/>
            <w:tcBorders/>
            <w:shd w:color="auto" w:fill="F2F2F2" w:val="clear"/>
          </w:tcPr>
          <w:p>
            <w:pPr>
              <w:pStyle w:val="Normal"/>
              <w:spacing w:before="0" w:after="160"/>
              <w:rPr>
                <w:sz w:val="22"/>
              </w:rPr>
            </w:pPr>
            <w:r>
              <w:rPr>
                <w:sz w:val="22"/>
              </w:rPr>
              <w:t>Catatan</w:t>
            </w:r>
          </w:p>
        </w:tc>
      </w:tr>
      <w:tr>
        <w:trPr/>
        <w:tc>
          <w:tcPr>
            <w:tcW w:w="775" w:type="dxa"/>
            <w:tcBorders/>
          </w:tcPr>
          <w:p>
            <w:pPr>
              <w:pStyle w:val="Normal"/>
              <w:spacing w:before="0" w:after="160"/>
              <w:rPr>
                <w:sz w:val="22"/>
              </w:rPr>
            </w:pPr>
            <w:r>
              <w:rPr>
                <w:sz w:val="22"/>
              </w:rPr>
              <w:t>S1</w:t>
            </w:r>
          </w:p>
        </w:tc>
        <w:tc>
          <w:tcPr>
            <w:tcW w:w="2281" w:type="dxa"/>
            <w:tcBorders/>
          </w:tcPr>
          <w:p>
            <w:pPr>
              <w:pStyle w:val="Normal"/>
              <w:spacing w:before="0" w:after="160"/>
              <w:rPr>
                <w:sz w:val="22"/>
              </w:rPr>
            </w:pPr>
            <w:r>
              <w:rPr>
                <w:sz w:val="22"/>
              </w:rPr>
              <w:t>Pengendali Data Pribadi</w:t>
            </w:r>
          </w:p>
        </w:tc>
        <w:tc>
          <w:tcPr>
            <w:tcW w:w="6304" w:type="dxa"/>
            <w:tcBorders/>
          </w:tcPr>
          <w:p>
            <w:pPr>
              <w:pStyle w:val="Normal"/>
              <w:spacing w:before="0" w:after="160"/>
              <w:rPr>
                <w:sz w:val="22"/>
              </w:rPr>
            </w:pPr>
            <w:r>
              <w:rPr>
                <w:sz w:val="22"/>
              </w:rPr>
              <w:t xml:space="preserve">Disebut sebagai subjek norma. Operator </w:t>
            </w:r>
            <w:r>
              <w:rPr>
                <w:i/>
                <w:iCs/>
                <w:sz w:val="22"/>
              </w:rPr>
              <w:t>scraper</w:t>
            </w:r>
            <w:r>
              <w:rPr>
                <w:sz w:val="22"/>
              </w:rPr>
              <w:t xml:space="preserve"> yang menentukan tujuan dan cara pemrosesan dipetakan ke S1 saat penurunan SRS.</w:t>
            </w:r>
          </w:p>
        </w:tc>
      </w:tr>
      <w:tr>
        <w:trPr/>
        <w:tc>
          <w:tcPr>
            <w:tcW w:w="775" w:type="dxa"/>
            <w:tcBorders/>
          </w:tcPr>
          <w:p>
            <w:pPr>
              <w:pStyle w:val="Normal"/>
              <w:spacing w:before="0" w:after="160"/>
              <w:rPr>
                <w:sz w:val="22"/>
              </w:rPr>
            </w:pPr>
            <w:r>
              <w:rPr>
                <w:sz w:val="22"/>
              </w:rPr>
              <w:t>S2</w:t>
            </w:r>
          </w:p>
        </w:tc>
        <w:tc>
          <w:tcPr>
            <w:tcW w:w="2281" w:type="dxa"/>
            <w:tcBorders/>
          </w:tcPr>
          <w:p>
            <w:pPr>
              <w:pStyle w:val="Normal"/>
              <w:spacing w:before="0" w:after="160"/>
              <w:rPr>
                <w:sz w:val="22"/>
              </w:rPr>
            </w:pPr>
            <w:r>
              <w:rPr>
                <w:sz w:val="22"/>
              </w:rPr>
              <w:t>Prosesor Data Pribadi</w:t>
            </w:r>
          </w:p>
        </w:tc>
        <w:tc>
          <w:tcPr>
            <w:tcW w:w="6304" w:type="dxa"/>
            <w:tcBorders/>
          </w:tcPr>
          <w:p>
            <w:pPr>
              <w:pStyle w:val="Normal"/>
              <w:spacing w:before="0" w:after="160"/>
              <w:rPr>
                <w:sz w:val="22"/>
              </w:rPr>
            </w:pPr>
            <w:r>
              <w:rPr>
                <w:sz w:val="22"/>
              </w:rPr>
              <w:t>Disebut sebagai subjek norma.</w:t>
            </w:r>
          </w:p>
        </w:tc>
      </w:tr>
      <w:tr>
        <w:trPr/>
        <w:tc>
          <w:tcPr>
            <w:tcW w:w="775" w:type="dxa"/>
            <w:tcBorders/>
          </w:tcPr>
          <w:p>
            <w:pPr>
              <w:pStyle w:val="Normal"/>
              <w:spacing w:before="0" w:after="160"/>
              <w:rPr>
                <w:sz w:val="22"/>
              </w:rPr>
            </w:pPr>
            <w:r>
              <w:rPr>
                <w:sz w:val="22"/>
              </w:rPr>
              <w:t>S3</w:t>
            </w:r>
          </w:p>
        </w:tc>
        <w:tc>
          <w:tcPr>
            <w:tcW w:w="2281" w:type="dxa"/>
            <w:tcBorders/>
          </w:tcPr>
          <w:p>
            <w:pPr>
              <w:pStyle w:val="Normal"/>
              <w:spacing w:before="0" w:after="160"/>
              <w:rPr>
                <w:sz w:val="22"/>
              </w:rPr>
            </w:pPr>
            <w:r>
              <w:rPr>
                <w:sz w:val="22"/>
              </w:rPr>
              <w:t>Pengendali dan Prosesor</w:t>
            </w:r>
          </w:p>
        </w:tc>
        <w:tc>
          <w:tcPr>
            <w:tcW w:w="6304" w:type="dxa"/>
            <w:tcBorders/>
          </w:tcPr>
          <w:p>
            <w:pPr>
              <w:pStyle w:val="Normal"/>
              <w:spacing w:before="0" w:after="160"/>
              <w:rPr>
                <w:sz w:val="22"/>
              </w:rPr>
            </w:pPr>
            <w:r>
              <w:rPr>
                <w:sz w:val="22"/>
              </w:rPr>
              <w:t>Keduanya disebut bersamaan.</w:t>
            </w:r>
          </w:p>
        </w:tc>
      </w:tr>
      <w:tr>
        <w:trPr/>
        <w:tc>
          <w:tcPr>
            <w:tcW w:w="775" w:type="dxa"/>
            <w:tcBorders/>
          </w:tcPr>
          <w:p>
            <w:pPr>
              <w:pStyle w:val="Normal"/>
              <w:spacing w:before="0" w:after="160"/>
              <w:rPr>
                <w:sz w:val="22"/>
              </w:rPr>
            </w:pPr>
            <w:r>
              <w:rPr>
                <w:sz w:val="22"/>
              </w:rPr>
              <w:t>S4</w:t>
            </w:r>
          </w:p>
        </w:tc>
        <w:tc>
          <w:tcPr>
            <w:tcW w:w="2281" w:type="dxa"/>
            <w:tcBorders/>
          </w:tcPr>
          <w:p>
            <w:pPr>
              <w:pStyle w:val="Normal"/>
              <w:spacing w:before="0" w:after="160"/>
              <w:rPr>
                <w:sz w:val="22"/>
              </w:rPr>
            </w:pPr>
            <w:r>
              <w:rPr>
                <w:sz w:val="22"/>
              </w:rPr>
              <w:t>Subjek Data Pribadi</w:t>
            </w:r>
          </w:p>
        </w:tc>
        <w:tc>
          <w:tcPr>
            <w:tcW w:w="6304" w:type="dxa"/>
            <w:tcBorders/>
          </w:tcPr>
          <w:p>
            <w:pPr>
              <w:pStyle w:val="Normal"/>
              <w:spacing w:before="0" w:after="160"/>
              <w:rPr>
                <w:sz w:val="22"/>
              </w:rPr>
            </w:pPr>
            <w:r>
              <w:rPr>
                <w:sz w:val="22"/>
              </w:rPr>
              <w:t>Pemilik data sebagai pemegang hak.</w:t>
            </w:r>
          </w:p>
        </w:tc>
      </w:tr>
      <w:tr>
        <w:trPr/>
        <w:tc>
          <w:tcPr>
            <w:tcW w:w="775" w:type="dxa"/>
            <w:tcBorders/>
          </w:tcPr>
          <w:p>
            <w:pPr>
              <w:pStyle w:val="Normal"/>
              <w:spacing w:before="0" w:after="160"/>
              <w:rPr>
                <w:sz w:val="22"/>
              </w:rPr>
            </w:pPr>
            <w:r>
              <w:rPr>
                <w:sz w:val="22"/>
              </w:rPr>
              <w:t>S5</w:t>
            </w:r>
          </w:p>
        </w:tc>
        <w:tc>
          <w:tcPr>
            <w:tcW w:w="2281" w:type="dxa"/>
            <w:tcBorders/>
          </w:tcPr>
          <w:p>
            <w:pPr>
              <w:pStyle w:val="Normal"/>
              <w:spacing w:before="0" w:after="160"/>
              <w:rPr>
                <w:sz w:val="22"/>
              </w:rPr>
            </w:pPr>
            <w:r>
              <w:rPr>
                <w:sz w:val="22"/>
              </w:rPr>
              <w:t>Setiap Orang atau pihak umum</w:t>
            </w:r>
          </w:p>
        </w:tc>
        <w:tc>
          <w:tcPr>
            <w:tcW w:w="6304" w:type="dxa"/>
            <w:tcBorders/>
          </w:tcPr>
          <w:p>
            <w:pPr>
              <w:pStyle w:val="Normal"/>
              <w:spacing w:before="0" w:after="160"/>
              <w:rPr>
                <w:sz w:val="22"/>
              </w:rPr>
            </w:pPr>
            <w:r>
              <w:rPr>
                <w:sz w:val="22"/>
              </w:rPr>
              <w:t>"Setiap Orang", "Setiap orang", atau pihak umum lain, termasuk Badan Publik dan Organisasi Internasional bila disebut bersama.</w:t>
            </w:r>
          </w:p>
        </w:tc>
      </w:tr>
      <w:tr>
        <w:trPr/>
        <w:tc>
          <w:tcPr>
            <w:tcW w:w="775" w:type="dxa"/>
            <w:tcBorders/>
          </w:tcPr>
          <w:p>
            <w:pPr>
              <w:pStyle w:val="Normal"/>
              <w:spacing w:before="0" w:after="160"/>
              <w:rPr>
                <w:sz w:val="22"/>
              </w:rPr>
            </w:pPr>
            <w:r>
              <w:rPr>
                <w:sz w:val="22"/>
              </w:rPr>
              <w:t>S6</w:t>
            </w:r>
          </w:p>
        </w:tc>
        <w:tc>
          <w:tcPr>
            <w:tcW w:w="2281" w:type="dxa"/>
            <w:tcBorders/>
          </w:tcPr>
          <w:p>
            <w:pPr>
              <w:pStyle w:val="Normal"/>
              <w:spacing w:before="0" w:after="160"/>
              <w:rPr>
                <w:sz w:val="22"/>
              </w:rPr>
            </w:pPr>
            <w:r>
              <w:rPr>
                <w:sz w:val="22"/>
              </w:rPr>
              <w:t>Instansi atau Badan Publik</w:t>
            </w:r>
          </w:p>
        </w:tc>
        <w:tc>
          <w:tcPr>
            <w:tcW w:w="6304" w:type="dxa"/>
            <w:tcBorders/>
          </w:tcPr>
          <w:p>
            <w:pPr>
              <w:pStyle w:val="Normal"/>
              <w:spacing w:before="0" w:after="160"/>
              <w:rPr>
                <w:sz w:val="22"/>
              </w:rPr>
            </w:pPr>
            <w:r>
              <w:rPr>
                <w:sz w:val="22"/>
              </w:rPr>
              <w:t>Instansi Pusat, Instansi Daerah, atau Badan Publik sebagai satu-satunya subjek.</w:t>
            </w:r>
          </w:p>
        </w:tc>
      </w:tr>
      <w:tr>
        <w:trPr/>
        <w:tc>
          <w:tcPr>
            <w:tcW w:w="775" w:type="dxa"/>
            <w:tcBorders/>
          </w:tcPr>
          <w:p>
            <w:pPr>
              <w:pStyle w:val="Normal"/>
              <w:spacing w:before="0" w:after="160"/>
              <w:rPr>
                <w:sz w:val="22"/>
              </w:rPr>
            </w:pPr>
            <w:r>
              <w:rPr>
                <w:sz w:val="22"/>
              </w:rPr>
              <w:t>S7</w:t>
            </w:r>
          </w:p>
        </w:tc>
        <w:tc>
          <w:tcPr>
            <w:tcW w:w="2281" w:type="dxa"/>
            <w:tcBorders/>
          </w:tcPr>
          <w:p>
            <w:pPr>
              <w:pStyle w:val="Normal"/>
              <w:spacing w:before="0" w:after="160"/>
              <w:rPr>
                <w:sz w:val="22"/>
              </w:rPr>
            </w:pPr>
            <w:r>
              <w:rPr>
                <w:sz w:val="22"/>
              </w:rPr>
              <w:t>Lembaga atau Pemerintah (otoritas)</w:t>
            </w:r>
          </w:p>
        </w:tc>
        <w:tc>
          <w:tcPr>
            <w:tcW w:w="6304" w:type="dxa"/>
            <w:tcBorders/>
          </w:tcPr>
          <w:p>
            <w:pPr>
              <w:pStyle w:val="Normal"/>
              <w:spacing w:before="0" w:after="160"/>
              <w:rPr>
                <w:sz w:val="22"/>
              </w:rPr>
            </w:pPr>
            <w:r>
              <w:rPr>
                <w:sz w:val="22"/>
              </w:rPr>
              <w:t>Lembaga pelaksana, Pemerintah sebagai pembuat kebijakan.</w:t>
            </w:r>
          </w:p>
        </w:tc>
      </w:tr>
      <w:tr>
        <w:trPr/>
        <w:tc>
          <w:tcPr>
            <w:tcW w:w="775" w:type="dxa"/>
            <w:tcBorders/>
          </w:tcPr>
          <w:p>
            <w:pPr>
              <w:pStyle w:val="Normal"/>
              <w:spacing w:before="0" w:after="160"/>
              <w:rPr>
                <w:sz w:val="22"/>
              </w:rPr>
            </w:pPr>
            <w:r>
              <w:rPr>
                <w:sz w:val="22"/>
              </w:rPr>
              <w:t>S8</w:t>
            </w:r>
          </w:p>
        </w:tc>
        <w:tc>
          <w:tcPr>
            <w:tcW w:w="2281" w:type="dxa"/>
            <w:tcBorders/>
          </w:tcPr>
          <w:p>
            <w:pPr>
              <w:pStyle w:val="Normal"/>
              <w:spacing w:before="0" w:after="160"/>
              <w:rPr>
                <w:sz w:val="22"/>
              </w:rPr>
            </w:pPr>
            <w:r>
              <w:rPr>
                <w:sz w:val="22"/>
              </w:rPr>
              <w:t>Penyelenggara sektor atau pihak lain</w:t>
            </w:r>
          </w:p>
        </w:tc>
        <w:tc>
          <w:tcPr>
            <w:tcW w:w="6304" w:type="dxa"/>
            <w:tcBorders/>
          </w:tcPr>
          <w:p>
            <w:pPr>
              <w:pStyle w:val="Normal"/>
              <w:spacing w:before="0" w:after="160"/>
              <w:rPr>
                <w:sz w:val="22"/>
              </w:rPr>
            </w:pPr>
            <w:r>
              <w:rPr>
                <w:sz w:val="22"/>
              </w:rPr>
              <w:t>Misalnya penyelenggara jasa keuangan pada kutipan artikel.</w:t>
            </w:r>
          </w:p>
        </w:tc>
      </w:tr>
      <w:tr>
        <w:trPr/>
        <w:tc>
          <w:tcPr>
            <w:tcW w:w="775" w:type="dxa"/>
            <w:tcBorders/>
          </w:tcPr>
          <w:p>
            <w:pPr>
              <w:pStyle w:val="Normal"/>
              <w:spacing w:before="0" w:after="160"/>
              <w:rPr>
                <w:sz w:val="22"/>
              </w:rPr>
            </w:pPr>
            <w:r>
              <w:rPr>
                <w:sz w:val="22"/>
              </w:rPr>
              <w:t>S9</w:t>
            </w:r>
          </w:p>
        </w:tc>
        <w:tc>
          <w:tcPr>
            <w:tcW w:w="2281" w:type="dxa"/>
            <w:tcBorders/>
          </w:tcPr>
          <w:p>
            <w:pPr>
              <w:pStyle w:val="Normal"/>
              <w:spacing w:before="0" w:after="160"/>
              <w:rPr>
                <w:sz w:val="22"/>
              </w:rPr>
            </w:pPr>
            <w:r>
              <w:rPr>
                <w:sz w:val="22"/>
              </w:rPr>
              <w:t>Tidak ada subjek eksplisit</w:t>
            </w:r>
          </w:p>
        </w:tc>
        <w:tc>
          <w:tcPr>
            <w:tcW w:w="6304" w:type="dxa"/>
            <w:tcBorders/>
          </w:tcPr>
          <w:p>
            <w:pPr>
              <w:pStyle w:val="Normal"/>
              <w:spacing w:before="0" w:after="160"/>
              <w:rPr>
                <w:sz w:val="22"/>
              </w:rPr>
            </w:pPr>
            <w:r>
              <w:rPr>
                <w:sz w:val="22"/>
              </w:rPr>
              <w:t>Definisi, asas, kalimat pasif tanpa pelaku, dan opini umum.</w:t>
            </w:r>
          </w:p>
        </w:tc>
      </w:tr>
    </w:tbl>
    <w:p>
      <w:pPr>
        <w:pStyle w:val="Normal"/>
        <w:rPr/>
      </w:pPr>
      <w:r>
        <w:rPr/>
      </w:r>
    </w:p>
    <w:p>
      <w:pPr>
        <w:pStyle w:val="Heading3"/>
        <w:rPr/>
      </w:pPr>
      <w:r>
        <w:rPr/>
        <w:t>6.2 V5: Relevansi terhadap Web Scraping</w:t>
      </w:r>
    </w:p>
    <w:tbl>
      <w:tblPr>
        <w:tblStyle w:val="TableGrid"/>
        <w:tblW w:w="935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776"/>
        <w:gridCol w:w="1159"/>
        <w:gridCol w:w="3285"/>
        <w:gridCol w:w="4130"/>
      </w:tblGrid>
      <w:tr>
        <w:trPr>
          <w:tblHeader w:val="true"/>
        </w:trPr>
        <w:tc>
          <w:tcPr>
            <w:tcW w:w="776" w:type="dxa"/>
            <w:tcBorders/>
            <w:shd w:color="auto" w:fill="F2F2F2" w:val="clear"/>
          </w:tcPr>
          <w:p>
            <w:pPr>
              <w:pStyle w:val="Normal"/>
              <w:spacing w:before="0" w:after="160"/>
              <w:rPr>
                <w:sz w:val="22"/>
              </w:rPr>
            </w:pPr>
            <w:r>
              <w:rPr>
                <w:sz w:val="22"/>
              </w:rPr>
              <w:t>Kode</w:t>
            </w:r>
          </w:p>
        </w:tc>
        <w:tc>
          <w:tcPr>
            <w:tcW w:w="1159" w:type="dxa"/>
            <w:tcBorders/>
            <w:shd w:color="auto" w:fill="F2F2F2" w:val="clear"/>
          </w:tcPr>
          <w:p>
            <w:pPr>
              <w:pStyle w:val="Normal"/>
              <w:spacing w:before="0" w:after="160"/>
              <w:rPr>
                <w:sz w:val="22"/>
              </w:rPr>
            </w:pPr>
            <w:r>
              <w:rPr>
                <w:sz w:val="22"/>
              </w:rPr>
              <w:t>Label</w:t>
            </w:r>
          </w:p>
        </w:tc>
        <w:tc>
          <w:tcPr>
            <w:tcW w:w="3285" w:type="dxa"/>
            <w:tcBorders/>
            <w:shd w:color="auto" w:fill="F2F2F2" w:val="clear"/>
          </w:tcPr>
          <w:p>
            <w:pPr>
              <w:pStyle w:val="Normal"/>
              <w:spacing w:before="0" w:after="160"/>
              <w:rPr>
                <w:sz w:val="22"/>
              </w:rPr>
            </w:pPr>
            <w:r>
              <w:rPr>
                <w:sz w:val="22"/>
              </w:rPr>
              <w:t>Definisi</w:t>
            </w:r>
          </w:p>
        </w:tc>
        <w:tc>
          <w:tcPr>
            <w:tcW w:w="4130" w:type="dxa"/>
            <w:tcBorders/>
            <w:shd w:color="auto" w:fill="F2F2F2" w:val="clear"/>
          </w:tcPr>
          <w:p>
            <w:pPr>
              <w:pStyle w:val="Normal"/>
              <w:spacing w:before="0" w:after="160"/>
              <w:rPr>
                <w:sz w:val="22"/>
              </w:rPr>
            </w:pPr>
            <w:r>
              <w:rPr>
                <w:sz w:val="22"/>
              </w:rPr>
              <w:t>Contoh</w:t>
            </w:r>
          </w:p>
        </w:tc>
      </w:tr>
      <w:tr>
        <w:trPr/>
        <w:tc>
          <w:tcPr>
            <w:tcW w:w="776" w:type="dxa"/>
            <w:tcBorders/>
          </w:tcPr>
          <w:p>
            <w:pPr>
              <w:pStyle w:val="Normal"/>
              <w:spacing w:before="0" w:after="160"/>
              <w:rPr>
                <w:sz w:val="22"/>
              </w:rPr>
            </w:pPr>
            <w:r>
              <w:rPr>
                <w:sz w:val="22"/>
              </w:rPr>
              <w:t>R2</w:t>
            </w:r>
          </w:p>
        </w:tc>
        <w:tc>
          <w:tcPr>
            <w:tcW w:w="1159" w:type="dxa"/>
            <w:tcBorders/>
          </w:tcPr>
          <w:p>
            <w:pPr>
              <w:pStyle w:val="Normal"/>
              <w:spacing w:before="0" w:after="160"/>
              <w:rPr>
                <w:sz w:val="22"/>
              </w:rPr>
            </w:pPr>
            <w:r>
              <w:rPr>
                <w:sz w:val="22"/>
              </w:rPr>
              <w:t>Relevan langsung</w:t>
            </w:r>
          </w:p>
        </w:tc>
        <w:tc>
          <w:tcPr>
            <w:tcW w:w="3285" w:type="dxa"/>
            <w:tcBorders/>
          </w:tcPr>
          <w:p>
            <w:pPr>
              <w:pStyle w:val="Normal"/>
              <w:spacing w:before="0" w:after="160"/>
              <w:rPr>
                <w:sz w:val="22"/>
              </w:rPr>
            </w:pPr>
            <w:r>
              <w:rPr>
                <w:sz w:val="22"/>
              </w:rPr>
              <w:t>Norma yang lolos pertanyaan b Uji Implikasi: ditujukan kepada S1 sampai S5 atau tanpa subjek eksplisit (S9), dan dapat langsung ditulis sebagai “Sistem harus/tidak boleh …”.</w:t>
            </w:r>
          </w:p>
        </w:tc>
        <w:tc>
          <w:tcPr>
            <w:tcW w:w="4130" w:type="dxa"/>
            <w:tcBorders/>
          </w:tcPr>
          <w:p>
            <w:pPr>
              <w:pStyle w:val="Normal"/>
              <w:spacing w:before="0" w:after="160"/>
              <w:rPr>
                <w:sz w:val="22"/>
              </w:rPr>
            </w:pPr>
            <w:r>
              <w:rPr>
                <w:sz w:val="22"/>
              </w:rPr>
              <w:t>Baris 83, Pasal 65 UU 27/2022 (larangan memperoleh dan mengumpulkan data pribadi secara melawan hukum). Baris 32 dan 67.</w:t>
            </w:r>
          </w:p>
        </w:tc>
      </w:tr>
      <w:tr>
        <w:trPr/>
        <w:tc>
          <w:tcPr>
            <w:tcW w:w="776" w:type="dxa"/>
            <w:tcBorders/>
          </w:tcPr>
          <w:p>
            <w:pPr>
              <w:pStyle w:val="Normal"/>
              <w:spacing w:before="0" w:after="160"/>
              <w:rPr>
                <w:sz w:val="22"/>
              </w:rPr>
            </w:pPr>
            <w:r>
              <w:rPr>
                <w:sz w:val="22"/>
              </w:rPr>
              <w:t>R1</w:t>
            </w:r>
          </w:p>
        </w:tc>
        <w:tc>
          <w:tcPr>
            <w:tcW w:w="1159" w:type="dxa"/>
            <w:tcBorders/>
          </w:tcPr>
          <w:p>
            <w:pPr>
              <w:pStyle w:val="Normal"/>
              <w:spacing w:before="0" w:after="160"/>
              <w:rPr>
                <w:sz w:val="22"/>
              </w:rPr>
            </w:pPr>
            <w:r>
              <w:rPr>
                <w:sz w:val="22"/>
              </w:rPr>
              <w:t>Relevan tidak langsung</w:t>
            </w:r>
          </w:p>
        </w:tc>
        <w:tc>
          <w:tcPr>
            <w:tcW w:w="3285" w:type="dxa"/>
            <w:tcBorders/>
          </w:tcPr>
          <w:p>
            <w:pPr>
              <w:pStyle w:val="Normal"/>
              <w:spacing w:before="0" w:after="160"/>
              <w:rPr>
                <w:sz w:val="22"/>
              </w:rPr>
            </w:pPr>
            <w:r>
              <w:rPr>
                <w:sz w:val="22"/>
              </w:rPr>
              <w:t>Salah satu dari: (a) definisi istilah yang dipakai norma; (b) asas atau prinsip; (c) konsep, urgensi, atau rekomendasi umum pelindungan data; (d) norma yang hanya menyasar S6, S7, atau S8; (e) norma untuk S1 sampai S5 atau S9 yang masih membutuhkan asumsi tambahan (definisi asumsi pada Bagian 3) sebelum menjadi kebutuhan sistem.</w:t>
            </w:r>
          </w:p>
        </w:tc>
        <w:tc>
          <w:tcPr>
            <w:tcW w:w="4130" w:type="dxa"/>
            <w:tcBorders/>
          </w:tcPr>
          <w:p>
            <w:pPr>
              <w:pStyle w:val="Normal"/>
              <w:spacing w:before="0" w:after="160"/>
              <w:rPr>
                <w:sz w:val="22"/>
              </w:rPr>
            </w:pPr>
            <w:r>
              <w:rPr>
                <w:sz w:val="22"/>
              </w:rPr>
              <w:t>(a) Definisi: baris 28, Pasal 1 UU 27/2022. Mendefinisikan Data Pribadi, Pengendali, dan Prosesor, tetapi tidak memerintahkan apa pun kepada sistem.</w:t>
            </w:r>
          </w:p>
          <w:p>
            <w:pPr>
              <w:pStyle w:val="Normal"/>
              <w:spacing w:before="0" w:after="160"/>
              <w:rPr>
                <w:sz w:val="22"/>
              </w:rPr>
            </w:pPr>
            <w:r>
              <w:rPr>
                <w:sz w:val="22"/>
              </w:rPr>
              <w:t>(b) Asas: baris 30, Pasal 3 UU 27/2022. Daftar asas pelindungan data yang tidak dapat langsung diuji.</w:t>
            </w:r>
          </w:p>
          <w:p>
            <w:pPr>
              <w:pStyle w:val="Normal"/>
              <w:spacing w:before="0" w:after="160"/>
              <w:rPr>
                <w:sz w:val="22"/>
              </w:rPr>
            </w:pPr>
            <w:r>
              <w:rPr>
                <w:sz w:val="22"/>
              </w:rPr>
              <w:t>(c) Konsep atau urgensi: baris 2, artikel MHN. Opini bahwa pelindungan data pribadi sangat penting, tetapi tanpa norma.</w:t>
            </w:r>
          </w:p>
          <w:p>
            <w:pPr>
              <w:pStyle w:val="Normal"/>
              <w:spacing w:before="0" w:after="160"/>
              <w:rPr>
                <w:sz w:val="22"/>
              </w:rPr>
            </w:pPr>
            <w:r>
              <w:rPr>
                <w:sz w:val="22"/>
              </w:rPr>
              <w:t>(d) Norma untuk S6, S7, atau S8: baris 86, Pasal 39 Perpres 39/2019 (akses data tanpa biaya hanya ditujukan kepada instansi, S6). Baris</w:t>
            </w:r>
            <w:ins w:id="0" w:author="Claude" w:date="2026-10-19T00:00:00Z">
              <w:r>
                <w:rPr>
                  <w:sz w:val="22"/>
                </w:rPr>
                <w:t xml:space="preserve"> </w:t>
              </w:r>
            </w:ins>
            <w:r>
              <w:rPr>
                <w:sz w:val="22"/>
              </w:rPr>
              <w:t>22, kutipan Pasal 30 ayat (1) dalam artikel MHN (kewajiban kerahasiaan, hanya untuk Penyelenggara jasa keuangan, S8).</w:t>
            </w:r>
          </w:p>
          <w:p>
            <w:pPr>
              <w:pStyle w:val="Normal"/>
              <w:spacing w:before="0" w:after="160"/>
              <w:rPr>
                <w:sz w:val="22"/>
              </w:rPr>
            </w:pPr>
            <w:r>
              <w:rPr>
                <w:sz w:val="22"/>
              </w:rPr>
              <w:t>(e) Norma untuk S1 sampai S5 atau S9 yang butuh asumsi tambahan: Pasal 27 UU 23/2002 (identitas anak; lihat Bagian 10). Pertanyaan a dijawab Ya, tetapi pertanyaan b tidak terpenuhi karena pasal ini tidak mengatur pemrosesan data secara langsung.</w:t>
            </w:r>
          </w:p>
        </w:tc>
      </w:tr>
      <w:tr>
        <w:trPr/>
        <w:tc>
          <w:tcPr>
            <w:tcW w:w="776" w:type="dxa"/>
            <w:tcBorders/>
          </w:tcPr>
          <w:p>
            <w:pPr>
              <w:pStyle w:val="Normal"/>
              <w:spacing w:before="0" w:after="160"/>
              <w:rPr>
                <w:sz w:val="22"/>
              </w:rPr>
            </w:pPr>
            <w:r>
              <w:rPr>
                <w:sz w:val="22"/>
              </w:rPr>
              <w:t>R0</w:t>
            </w:r>
          </w:p>
        </w:tc>
        <w:tc>
          <w:tcPr>
            <w:tcW w:w="1159" w:type="dxa"/>
            <w:tcBorders/>
          </w:tcPr>
          <w:p>
            <w:pPr>
              <w:pStyle w:val="Normal"/>
              <w:spacing w:before="0" w:after="160"/>
              <w:rPr>
                <w:sz w:val="22"/>
              </w:rPr>
            </w:pPr>
            <w:r>
              <w:rPr>
                <w:sz w:val="22"/>
              </w:rPr>
              <w:t>Tidak relevan</w:t>
            </w:r>
          </w:p>
        </w:tc>
        <w:tc>
          <w:tcPr>
            <w:tcW w:w="3285" w:type="dxa"/>
            <w:tcBorders/>
          </w:tcPr>
          <w:p>
            <w:pPr>
              <w:pStyle w:val="Normal"/>
              <w:spacing w:before="0" w:after="160"/>
              <w:rPr>
                <w:sz w:val="22"/>
              </w:rPr>
            </w:pPr>
            <w:r>
              <w:rPr>
                <w:sz w:val="22"/>
              </w:rPr>
              <w:t>Salah satu dari: (a) rujukan atau daftar judul peraturan tanpa isi norma (T17/P9); (b) kasus, kalimat pengantar, atau peralihan; (c) fragmen kalimat tanpa makna utuh; (d) tidak terkait siklus data.</w:t>
            </w:r>
          </w:p>
        </w:tc>
        <w:tc>
          <w:tcPr>
            <w:tcW w:w="4130" w:type="dxa"/>
            <w:tcBorders/>
          </w:tcPr>
          <w:p>
            <w:pPr>
              <w:pStyle w:val="Normal"/>
              <w:spacing w:before="0" w:after="160"/>
              <w:rPr>
                <w:sz w:val="22"/>
              </w:rPr>
            </w:pPr>
            <w:r>
              <w:rPr>
                <w:sz w:val="22"/>
              </w:rPr>
              <w:t>Baris 15, daftar UU ITE pada artikel MHN.</w:t>
            </w:r>
          </w:p>
        </w:tc>
      </w:tr>
    </w:tbl>
    <w:p>
      <w:pPr>
        <w:pStyle w:val="Normal"/>
        <w:rPr>
          <w:b/>
        </w:rPr>
      </w:pPr>
      <w:r>
        <w:rPr>
          <w:b/>
        </w:rPr>
      </w:r>
    </w:p>
    <w:p>
      <w:pPr>
        <w:pStyle w:val="Normal"/>
        <w:rPr>
          <w:b/>
        </w:rPr>
      </w:pPr>
      <w:r>
        <w:rPr>
          <w:b/>
        </w:rPr>
        <w:t>Aturan penentu:</w:t>
      </w:r>
      <w:r>
        <w:rPr>
          <w:b w:val="false"/>
          <w:bCs w:val="false"/>
        </w:rPr>
        <w:t xml:space="preserve"> </w:t>
      </w:r>
      <w:r>
        <w:rPr/>
        <w:t>bila ragu, terapkan aturan berikut untuk menentukan R2, R1, atau R0.</w:t>
      </w:r>
    </w:p>
    <w:p>
      <w:pPr>
        <w:pStyle w:val="Normal"/>
        <w:numPr>
          <w:ilvl w:val="0"/>
          <w:numId w:val="4"/>
        </w:numPr>
        <w:rPr/>
      </w:pPr>
      <w:r>
        <w:rPr/>
        <w:t xml:space="preserve">Pilih </w:t>
      </w:r>
      <w:r>
        <w:rPr>
          <w:b/>
          <w:bCs/>
        </w:rPr>
        <w:t>R2</w:t>
      </w:r>
      <w:r>
        <w:rPr/>
        <w:t xml:space="preserve"> jika norma ditujukan kepada S1 sampai S5 atau S9, dan Anda dapat menulis kalimat “Sistem harus/tidak boleh …” langsung dari teks tanpa menambah asumsi (definisi asumsi pada Bagian 3). Jika salah satu atau kedua syarat tersebut tidak terpenuhi, maka pilih </w:t>
      </w:r>
      <w:r>
        <w:rPr>
          <w:b/>
          <w:bCs/>
        </w:rPr>
        <w:t>R1</w:t>
      </w:r>
      <w:r>
        <w:rPr/>
        <w:t>.</w:t>
      </w:r>
    </w:p>
    <w:p>
      <w:pPr>
        <w:pStyle w:val="Normal"/>
        <w:numPr>
          <w:ilvl w:val="0"/>
          <w:numId w:val="4"/>
        </w:numPr>
        <w:rPr/>
      </w:pPr>
      <w:r>
        <w:rPr/>
        <w:t xml:space="preserve">Pilih </w:t>
      </w:r>
      <w:r>
        <w:rPr>
          <w:b/>
          <w:bCs/>
        </w:rPr>
        <w:t>R1</w:t>
      </w:r>
      <w:r>
        <w:rPr/>
        <w:t xml:space="preserve"> jika norma, sejelas apa pun, ditujukan kepada S6, S7, atau S8. Norma seperti ini tidak dapat menjadi R2.</w:t>
      </w:r>
    </w:p>
    <w:p>
      <w:pPr>
        <w:pStyle w:val="Normal"/>
        <w:numPr>
          <w:ilvl w:val="0"/>
          <w:numId w:val="4"/>
        </w:numPr>
        <w:rPr/>
      </w:pPr>
      <w:r>
        <w:rPr/>
        <w:t xml:space="preserve">Pilih </w:t>
      </w:r>
      <w:r>
        <w:rPr>
          <w:b/>
          <w:bCs/>
        </w:rPr>
        <w:t>R0</w:t>
      </w:r>
      <w:r>
        <w:rPr/>
        <w:t xml:space="preserve"> jika teks hanya berupa rujukan atau daftar judul peraturan, kasus, kalimat pengantar, peralihan, atau fragmen kalimat tanpa makna utuh. Ketiadaan subjek eksplisit (S9) tidak dengan sendirinya berarti R0.</w:t>
      </w:r>
    </w:p>
    <w:p>
      <w:pPr>
        <w:pStyle w:val="Normal"/>
        <w:rPr/>
      </w:pPr>
      <w:r>
        <w:rPr/>
      </w:r>
    </w:p>
    <w:p>
      <w:pPr>
        <w:pStyle w:val="Heading3"/>
        <w:rPr/>
      </w:pPr>
      <w:r>
        <w:rPr/>
        <w:t>6.3 V6: Tema Utama</w:t>
      </w:r>
    </w:p>
    <w:p>
      <w:pPr>
        <w:pStyle w:val="Normal"/>
        <w:rPr/>
      </w:pPr>
      <w:r>
        <w:rPr/>
        <w:t xml:space="preserve">Pilih </w:t>
      </w:r>
      <w:r>
        <w:rPr>
          <w:b/>
        </w:rPr>
        <w:t>satu</w:t>
      </w:r>
      <w:r>
        <w:rPr/>
        <w:t xml:space="preserve"> tema yang paling dominan menggunakan pohon keputusan berupa pertanyaan yang dijalankan berurutan dan berhenti pada jawaban "ya" pertama.</w:t>
      </w:r>
    </w:p>
    <w:p>
      <w:pPr>
        <w:pStyle w:val="Normal"/>
        <w:numPr>
          <w:ilvl w:val="0"/>
          <w:numId w:val="14"/>
        </w:numPr>
        <w:rPr/>
      </w:pPr>
      <w:r>
        <w:rPr/>
        <w:t xml:space="preserve">Apakah teks mendefinisikan istilah, menentukan keberlakuan, atau mengelompokkan jenis pihak? Ya: </w:t>
      </w:r>
      <w:r>
        <w:rPr>
          <w:b/>
        </w:rPr>
        <w:t>T01</w:t>
      </w:r>
      <w:r>
        <w:rPr/>
        <w:t xml:space="preserve"> (Definisi, Istilah, dan Ruang Lingkup).</w:t>
      </w:r>
    </w:p>
    <w:p>
      <w:pPr>
        <w:pStyle w:val="Normal"/>
        <w:numPr>
          <w:ilvl w:val="0"/>
          <w:numId w:val="6"/>
        </w:numPr>
        <w:rPr/>
      </w:pPr>
      <w:r>
        <w:rPr/>
        <w:t xml:space="preserve">Apakah teks hanya menyebut atau mendaftar judul peraturan lain? Ya: </w:t>
      </w:r>
      <w:r>
        <w:rPr>
          <w:b/>
        </w:rPr>
        <w:t>T17</w:t>
      </w:r>
      <w:r>
        <w:rPr/>
        <w:t xml:space="preserve"> (Rujukan Regulasi Lain).</w:t>
      </w:r>
    </w:p>
    <w:p>
      <w:pPr>
        <w:pStyle w:val="Normal"/>
        <w:numPr>
          <w:ilvl w:val="0"/>
          <w:numId w:val="6"/>
        </w:numPr>
        <w:rPr/>
      </w:pPr>
      <w:r>
        <w:rPr/>
        <w:t xml:space="preserve">Apakah teks berupa penjelasan konsep, latar kasus, urgensi, kesimpulan, atau rekomendasi pengaturan? Ya: </w:t>
      </w:r>
      <w:r>
        <w:rPr>
          <w:b/>
        </w:rPr>
        <w:t>T16</w:t>
      </w:r>
      <w:r>
        <w:rPr/>
        <w:t xml:space="preserve"> (Urgensi, Konsep, dan Landasan Pelindungan Data).</w:t>
      </w:r>
    </w:p>
    <w:p>
      <w:pPr>
        <w:pStyle w:val="Normal"/>
        <w:numPr>
          <w:ilvl w:val="0"/>
          <w:numId w:val="6"/>
        </w:numPr>
        <w:rPr/>
      </w:pPr>
      <w:r>
        <w:rPr/>
        <w:t xml:space="preserve">Apakah teks berisi larangan yang ditujukan kepada "setiap orang"? Ya: </w:t>
      </w:r>
      <w:r>
        <w:rPr>
          <w:b/>
        </w:rPr>
        <w:t>T14</w:t>
      </w:r>
      <w:r>
        <w:rPr/>
        <w:t xml:space="preserve"> (Larangan dan Perbuatan Melawan Hukum).</w:t>
      </w:r>
    </w:p>
    <w:p>
      <w:pPr>
        <w:pStyle w:val="Normal"/>
        <w:numPr>
          <w:ilvl w:val="0"/>
          <w:numId w:val="6"/>
        </w:numPr>
        <w:rPr/>
      </w:pPr>
      <w:r>
        <w:rPr/>
        <w:t xml:space="preserve">Apakah fungsi utamanya mengecualikan atau menolak hak atau kewajiban? Ya: </w:t>
      </w:r>
      <w:r>
        <w:rPr>
          <w:b/>
        </w:rPr>
        <w:t>T12</w:t>
      </w:r>
      <w:r>
        <w:rPr/>
        <w:t xml:space="preserve"> (Pengecualian dan Pembatasan).</w:t>
      </w:r>
    </w:p>
    <w:p>
      <w:pPr>
        <w:pStyle w:val="Normal"/>
        <w:numPr>
          <w:ilvl w:val="0"/>
          <w:numId w:val="6"/>
        </w:numPr>
        <w:rPr/>
      </w:pPr>
      <w:r>
        <w:rPr/>
        <w:t xml:space="preserve">Apakah teks membagi jenis data pribadi? Ya: </w:t>
      </w:r>
      <w:r>
        <w:rPr>
          <w:b/>
        </w:rPr>
        <w:t>T03</w:t>
      </w:r>
      <w:r>
        <w:rPr/>
        <w:t xml:space="preserve"> (Jenis dan Klasifikasi Data Pribadi).</w:t>
      </w:r>
    </w:p>
    <w:p>
      <w:pPr>
        <w:pStyle w:val="Normal"/>
        <w:numPr>
          <w:ilvl w:val="0"/>
          <w:numId w:val="6"/>
        </w:numPr>
        <w:rPr/>
      </w:pPr>
      <w:r>
        <w:rPr/>
        <w:t xml:space="preserve">Apakah teks tentang anak atau penyandang disabilitas? Ya: </w:t>
      </w:r>
      <w:r>
        <w:rPr>
          <w:b/>
        </w:rPr>
        <w:t>T07</w:t>
      </w:r>
      <w:r>
        <w:rPr/>
        <w:t xml:space="preserve"> (Data Pribadi Anak dan Kelompok Rentan).</w:t>
      </w:r>
    </w:p>
    <w:p>
      <w:pPr>
        <w:pStyle w:val="Normal"/>
        <w:numPr>
          <w:ilvl w:val="0"/>
          <w:numId w:val="6"/>
        </w:numPr>
        <w:rPr/>
      </w:pPr>
      <w:r>
        <w:rPr/>
        <w:t xml:space="preserve">Apakah teks tentang hak Subjek Data Pribadi atau cara mengajukannya? Ya: </w:t>
      </w:r>
      <w:r>
        <w:rPr>
          <w:b/>
        </w:rPr>
        <w:t>T04</w:t>
      </w:r>
      <w:r>
        <w:rPr/>
        <w:t xml:space="preserve"> (Hak Subjek Data Pribadi).</w:t>
      </w:r>
    </w:p>
    <w:p>
      <w:pPr>
        <w:pStyle w:val="Normal"/>
        <w:numPr>
          <w:ilvl w:val="0"/>
          <w:numId w:val="6"/>
        </w:numPr>
        <w:rPr/>
      </w:pPr>
      <w:r>
        <w:rPr/>
        <w:t xml:space="preserve">Apakah teks tentang penundaan, pembatasan, penghentian, penghapusan, pemusnahan, atau retensi? Ya: </w:t>
      </w:r>
      <w:r>
        <w:rPr>
          <w:b/>
        </w:rPr>
        <w:t>T11</w:t>
      </w:r>
      <w:r>
        <w:rPr/>
        <w:t xml:space="preserve"> (Retensi, Penghentian, Penghapusan, dan Pemusnahan).</w:t>
      </w:r>
    </w:p>
    <w:p>
      <w:pPr>
        <w:pStyle w:val="Normal"/>
        <w:numPr>
          <w:ilvl w:val="0"/>
          <w:numId w:val="6"/>
        </w:numPr>
        <w:rPr/>
      </w:pPr>
      <w:r>
        <w:rPr/>
        <w:t xml:space="preserve">Apakah teks tentang persetujuan atau dasar sahnya pemrosesan? Ya: </w:t>
      </w:r>
      <w:r>
        <w:rPr>
          <w:b/>
        </w:rPr>
        <w:t>T05</w:t>
      </w:r>
      <w:r>
        <w:rPr/>
        <w:t xml:space="preserve"> (Dasar Pemrosesan dan Persetujuan).</w:t>
      </w:r>
    </w:p>
    <w:p>
      <w:pPr>
        <w:pStyle w:val="Normal"/>
        <w:numPr>
          <w:ilvl w:val="0"/>
          <w:numId w:val="6"/>
        </w:numPr>
        <w:rPr/>
      </w:pPr>
      <w:r>
        <w:rPr/>
        <w:t xml:space="preserve">Apakah teks tentang transfer atau pengalihan data? Ya: </w:t>
      </w:r>
      <w:r>
        <w:rPr>
          <w:b/>
        </w:rPr>
        <w:t>T13</w:t>
      </w:r>
      <w:r>
        <w:rPr/>
        <w:t xml:space="preserve"> (Transfer dan Pengalihan Data).</w:t>
      </w:r>
    </w:p>
    <w:p>
      <w:pPr>
        <w:pStyle w:val="Normal"/>
        <w:numPr>
          <w:ilvl w:val="0"/>
          <w:numId w:val="6"/>
        </w:numPr>
        <w:rPr/>
      </w:pPr>
      <w:r>
        <w:rPr/>
        <w:t xml:space="preserve">Apakah teks tentang keamanan, kerahasiaan, akses tidak sah, atau kegagalan pelindungan? Ya: </w:t>
      </w:r>
      <w:r>
        <w:rPr>
          <w:b/>
        </w:rPr>
        <w:t>T10</w:t>
      </w:r>
      <w:r>
        <w:rPr/>
        <w:t xml:space="preserve"> (Keamanan, Kerahasiaan, dan Penanganan Insiden).</w:t>
      </w:r>
    </w:p>
    <w:p>
      <w:pPr>
        <w:pStyle w:val="Normal"/>
        <w:numPr>
          <w:ilvl w:val="0"/>
          <w:numId w:val="6"/>
        </w:numPr>
        <w:rPr/>
      </w:pPr>
      <w:r>
        <w:rPr/>
        <w:t xml:space="preserve">Apakah teks tentang akurasi atau pembaruan data? Ya: </w:t>
      </w:r>
      <w:r>
        <w:rPr>
          <w:b/>
        </w:rPr>
        <w:t>T08</w:t>
      </w:r>
      <w:r>
        <w:rPr/>
        <w:t xml:space="preserve"> (Kualitas, Akurasi, dan Pembaruan Data).</w:t>
      </w:r>
    </w:p>
    <w:p>
      <w:pPr>
        <w:pStyle w:val="Normal"/>
        <w:numPr>
          <w:ilvl w:val="0"/>
          <w:numId w:val="6"/>
        </w:numPr>
        <w:rPr/>
      </w:pPr>
      <w:r>
        <w:rPr/>
        <w:t xml:space="preserve">Apakah teks tentang pencatatan, DPIA, pengawasan, pertanggungjawaban, prosesor, atau pejabat pelindungan data? Ya: </w:t>
      </w:r>
      <w:r>
        <w:rPr>
          <w:b/>
        </w:rPr>
        <w:t>T09</w:t>
      </w:r>
      <w:r>
        <w:rPr/>
        <w:t xml:space="preserve"> (Akuntabilitas, Pencatatan, dan Tata Kelola Kepatuhan).</w:t>
      </w:r>
    </w:p>
    <w:p>
      <w:pPr>
        <w:pStyle w:val="Normal"/>
        <w:numPr>
          <w:ilvl w:val="0"/>
          <w:numId w:val="6"/>
        </w:numPr>
        <w:rPr/>
      </w:pPr>
      <w:r>
        <w:rPr/>
        <w:t xml:space="preserve">Apakah teks tentang akses atau pemanfaatan data pada portal pemerintah? Ya: </w:t>
      </w:r>
      <w:r>
        <w:rPr>
          <w:b/>
        </w:rPr>
        <w:t>T15</w:t>
      </w:r>
      <w:r>
        <w:rPr/>
        <w:t xml:space="preserve"> (Akses dan Pemanfaatan Data Pemerintah).</w:t>
      </w:r>
    </w:p>
    <w:p>
      <w:pPr>
        <w:pStyle w:val="Normal"/>
        <w:numPr>
          <w:ilvl w:val="0"/>
          <w:numId w:val="6"/>
        </w:numPr>
        <w:rPr/>
      </w:pPr>
      <w:r>
        <w:rPr/>
        <w:t xml:space="preserve">Apakah teks tentang asas atau prinsip umum pemrosesan? Ya: </w:t>
      </w:r>
      <w:r>
        <w:rPr>
          <w:b/>
        </w:rPr>
        <w:t>T02</w:t>
      </w:r>
      <w:r>
        <w:rPr/>
        <w:t xml:space="preserve"> (Asas dan Prinsip Pemrosesan).</w:t>
      </w:r>
    </w:p>
    <w:p>
      <w:pPr>
        <w:pStyle w:val="Normal"/>
        <w:numPr>
          <w:ilvl w:val="0"/>
          <w:numId w:val="6"/>
        </w:numPr>
        <w:rPr/>
      </w:pPr>
      <w:r>
        <w:rPr/>
        <w:t xml:space="preserve">Apakah teks tentang kegiatan pemrosesan atau pengumpulan data? Ya: </w:t>
      </w:r>
      <w:r>
        <w:rPr>
          <w:b/>
        </w:rPr>
        <w:t>T06</w:t>
      </w:r>
      <w:r>
        <w:rPr/>
        <w:t xml:space="preserve"> (Aktivitas Pemrosesan dan Pengumpulan).</w:t>
      </w:r>
    </w:p>
    <w:p>
      <w:pPr>
        <w:pStyle w:val="Normal"/>
        <w:numPr>
          <w:ilvl w:val="0"/>
          <w:numId w:val="6"/>
        </w:numPr>
        <w:rPr/>
      </w:pPr>
      <w:r>
        <w:rPr/>
        <w:t xml:space="preserve">Bila tidak ada yang cocok: </w:t>
      </w:r>
      <w:r>
        <w:rPr>
          <w:b/>
        </w:rPr>
        <w:t>T99</w:t>
      </w:r>
      <w:r>
        <w:rPr/>
        <w:t xml:space="preserve"> (Lainnya) dan jelaskan di V12.</w:t>
      </w:r>
    </w:p>
    <w:p>
      <w:pPr>
        <w:pStyle w:val="Normal"/>
        <w:rPr/>
      </w:pPr>
      <w:r>
        <w:rPr/>
        <w:t>Apabila teks memuat beberapa tema, lihat Bagian 8 (aturan unit majemuk).</w:t>
      </w:r>
    </w:p>
    <w:tbl>
      <w:tblPr>
        <w:tblStyle w:val="TableGrid"/>
        <w:tblW w:w="9345"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780"/>
        <w:gridCol w:w="2055"/>
        <w:gridCol w:w="5220"/>
        <w:gridCol w:w="1290"/>
      </w:tblGrid>
      <w:tr>
        <w:trPr>
          <w:tblHeader w:val="true"/>
        </w:trPr>
        <w:tc>
          <w:tcPr>
            <w:tcW w:w="780" w:type="dxa"/>
            <w:tcBorders/>
            <w:shd w:color="auto" w:fill="F2F2F2" w:val="clear"/>
          </w:tcPr>
          <w:p>
            <w:pPr>
              <w:pStyle w:val="Normal"/>
              <w:spacing w:before="0" w:after="160"/>
              <w:rPr>
                <w:sz w:val="22"/>
              </w:rPr>
            </w:pPr>
            <w:r>
              <w:rPr>
                <w:sz w:val="22"/>
              </w:rPr>
              <w:t>Kode</w:t>
            </w:r>
          </w:p>
        </w:tc>
        <w:tc>
          <w:tcPr>
            <w:tcW w:w="2055" w:type="dxa"/>
            <w:tcBorders/>
            <w:shd w:color="auto" w:fill="F2F2F2" w:val="clear"/>
          </w:tcPr>
          <w:p>
            <w:pPr>
              <w:pStyle w:val="Normal"/>
              <w:spacing w:before="0" w:after="160"/>
              <w:rPr>
                <w:sz w:val="22"/>
              </w:rPr>
            </w:pPr>
            <w:r>
              <w:rPr>
                <w:sz w:val="22"/>
              </w:rPr>
              <w:t>Tema</w:t>
            </w:r>
          </w:p>
        </w:tc>
        <w:tc>
          <w:tcPr>
            <w:tcW w:w="5220" w:type="dxa"/>
            <w:tcBorders/>
            <w:shd w:color="auto" w:fill="F2F2F2" w:val="clear"/>
          </w:tcPr>
          <w:p>
            <w:pPr>
              <w:pStyle w:val="Normal"/>
              <w:spacing w:before="0" w:after="160"/>
              <w:rPr>
                <w:sz w:val="22"/>
              </w:rPr>
            </w:pPr>
            <w:r>
              <w:rPr>
                <w:sz w:val="22"/>
              </w:rPr>
              <w:t>Definisi dan indikator</w:t>
            </w:r>
          </w:p>
        </w:tc>
        <w:tc>
          <w:tcPr>
            <w:tcW w:w="1290" w:type="dxa"/>
            <w:tcBorders/>
            <w:shd w:color="auto" w:fill="F2F2F2" w:val="clear"/>
          </w:tcPr>
          <w:p>
            <w:pPr>
              <w:pStyle w:val="Normal"/>
              <w:spacing w:before="0" w:after="160"/>
              <w:rPr>
                <w:sz w:val="22"/>
              </w:rPr>
            </w:pPr>
            <w:r>
              <w:rPr>
                <w:sz w:val="22"/>
              </w:rPr>
              <w:t>Contoh baris (pelatihan)</w:t>
            </w:r>
          </w:p>
        </w:tc>
      </w:tr>
      <w:tr>
        <w:trPr/>
        <w:tc>
          <w:tcPr>
            <w:tcW w:w="780" w:type="dxa"/>
            <w:tcBorders/>
          </w:tcPr>
          <w:p>
            <w:pPr>
              <w:pStyle w:val="Normal"/>
              <w:spacing w:before="0" w:after="160"/>
              <w:rPr>
                <w:sz w:val="22"/>
              </w:rPr>
            </w:pPr>
            <w:r>
              <w:rPr>
                <w:sz w:val="22"/>
              </w:rPr>
              <w:t>T01</w:t>
            </w:r>
          </w:p>
        </w:tc>
        <w:tc>
          <w:tcPr>
            <w:tcW w:w="2055" w:type="dxa"/>
            <w:tcBorders/>
          </w:tcPr>
          <w:p>
            <w:pPr>
              <w:pStyle w:val="Normal"/>
              <w:spacing w:before="0" w:after="160"/>
              <w:rPr>
                <w:sz w:val="22"/>
              </w:rPr>
            </w:pPr>
            <w:r>
              <w:rPr>
                <w:sz w:val="22"/>
              </w:rPr>
              <w:t>Definisi, Istilah, dan Ruang Lingkup</w:t>
            </w:r>
          </w:p>
        </w:tc>
        <w:tc>
          <w:tcPr>
            <w:tcW w:w="5220" w:type="dxa"/>
            <w:tcBorders/>
          </w:tcPr>
          <w:p>
            <w:pPr>
              <w:pStyle w:val="Normal"/>
              <w:spacing w:before="0" w:after="160"/>
              <w:rPr>
                <w:sz w:val="22"/>
              </w:rPr>
            </w:pPr>
            <w:r>
              <w:rPr>
                <w:sz w:val="22"/>
              </w:rPr>
              <w:t>Teks yang mendefinisikan istilah ("yang dimaksud dengan"), menentukan siapa dan di mana aturan berlaku, atau mengelompokkan jenis pihak (Pengendali, Prosesor). Setiap Pasal definisi selalu T01.</w:t>
            </w:r>
          </w:p>
        </w:tc>
        <w:tc>
          <w:tcPr>
            <w:tcW w:w="1290" w:type="dxa"/>
            <w:tcBorders/>
          </w:tcPr>
          <w:p>
            <w:pPr>
              <w:pStyle w:val="Normal"/>
              <w:spacing w:before="0" w:after="160"/>
              <w:rPr>
                <w:sz w:val="22"/>
              </w:rPr>
            </w:pPr>
            <w:r>
              <w:rPr>
                <w:sz w:val="22"/>
              </w:rPr>
              <w:t>28</w:t>
            </w:r>
          </w:p>
        </w:tc>
      </w:tr>
      <w:tr>
        <w:trPr/>
        <w:tc>
          <w:tcPr>
            <w:tcW w:w="780" w:type="dxa"/>
            <w:tcBorders/>
          </w:tcPr>
          <w:p>
            <w:pPr>
              <w:pStyle w:val="Normal"/>
              <w:spacing w:before="0" w:after="160"/>
              <w:rPr>
                <w:sz w:val="22"/>
              </w:rPr>
            </w:pPr>
            <w:r>
              <w:rPr>
                <w:sz w:val="22"/>
              </w:rPr>
              <w:t>T02</w:t>
            </w:r>
          </w:p>
        </w:tc>
        <w:tc>
          <w:tcPr>
            <w:tcW w:w="2055" w:type="dxa"/>
            <w:tcBorders/>
          </w:tcPr>
          <w:p>
            <w:pPr>
              <w:pStyle w:val="Normal"/>
              <w:spacing w:before="0" w:after="160"/>
              <w:rPr>
                <w:sz w:val="22"/>
              </w:rPr>
            </w:pPr>
            <w:r>
              <w:rPr>
                <w:sz w:val="22"/>
              </w:rPr>
              <w:t>Asas dan Prinsip Pemrosesan</w:t>
            </w:r>
          </w:p>
        </w:tc>
        <w:tc>
          <w:tcPr>
            <w:tcW w:w="5220" w:type="dxa"/>
            <w:tcBorders/>
          </w:tcPr>
          <w:p>
            <w:pPr>
              <w:pStyle w:val="Normal"/>
              <w:spacing w:before="0" w:after="160"/>
              <w:rPr>
                <w:sz w:val="22"/>
              </w:rPr>
            </w:pPr>
            <w:r>
              <w:rPr>
                <w:sz w:val="22"/>
              </w:rPr>
              <w:t>Asas pelindungan data atau prinsip umum pemrosesan: sah secara hukum, transparan, terbatas dan spesifik, sesuai tujuan, kehati-hatian, kerahasiaan sebagai asas.</w:t>
            </w:r>
          </w:p>
        </w:tc>
        <w:tc>
          <w:tcPr>
            <w:tcW w:w="1290" w:type="dxa"/>
            <w:tcBorders/>
          </w:tcPr>
          <w:p>
            <w:pPr>
              <w:pStyle w:val="Normal"/>
              <w:spacing w:before="0" w:after="160"/>
              <w:rPr>
                <w:sz w:val="22"/>
              </w:rPr>
            </w:pPr>
            <w:r>
              <w:rPr>
                <w:sz w:val="22"/>
              </w:rPr>
              <w:t>30</w:t>
            </w:r>
          </w:p>
        </w:tc>
      </w:tr>
      <w:tr>
        <w:trPr/>
        <w:tc>
          <w:tcPr>
            <w:tcW w:w="780" w:type="dxa"/>
            <w:tcBorders/>
          </w:tcPr>
          <w:p>
            <w:pPr>
              <w:pStyle w:val="Normal"/>
              <w:spacing w:before="0" w:after="160"/>
              <w:rPr>
                <w:sz w:val="22"/>
              </w:rPr>
            </w:pPr>
            <w:r>
              <w:rPr>
                <w:sz w:val="22"/>
              </w:rPr>
              <w:t>T03</w:t>
            </w:r>
          </w:p>
        </w:tc>
        <w:tc>
          <w:tcPr>
            <w:tcW w:w="2055" w:type="dxa"/>
            <w:tcBorders/>
          </w:tcPr>
          <w:p>
            <w:pPr>
              <w:pStyle w:val="Normal"/>
              <w:spacing w:before="0" w:after="160"/>
              <w:rPr>
                <w:sz w:val="22"/>
              </w:rPr>
            </w:pPr>
            <w:r>
              <w:rPr>
                <w:sz w:val="22"/>
              </w:rPr>
              <w:t>Jenis dan Klasifikasi Data Pribadi</w:t>
            </w:r>
          </w:p>
        </w:tc>
        <w:tc>
          <w:tcPr>
            <w:tcW w:w="5220" w:type="dxa"/>
            <w:tcBorders/>
          </w:tcPr>
          <w:p>
            <w:pPr>
              <w:pStyle w:val="Normal"/>
              <w:spacing w:before="0" w:after="160"/>
              <w:rPr>
                <w:sz w:val="22"/>
              </w:rPr>
            </w:pPr>
            <w:r>
              <w:rPr>
                <w:sz w:val="22"/>
              </w:rPr>
              <w:t>Pembagian data pribadi bersifat spesifik dan umum beserta daftar contohnya.</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T04</w:t>
            </w:r>
          </w:p>
        </w:tc>
        <w:tc>
          <w:tcPr>
            <w:tcW w:w="2055" w:type="dxa"/>
            <w:tcBorders/>
          </w:tcPr>
          <w:p>
            <w:pPr>
              <w:pStyle w:val="Normal"/>
              <w:spacing w:before="0" w:after="160"/>
              <w:rPr>
                <w:sz w:val="22"/>
              </w:rPr>
            </w:pPr>
            <w:r>
              <w:rPr>
                <w:sz w:val="22"/>
              </w:rPr>
              <w:t>Hak Subjek Data Pribadi</w:t>
            </w:r>
          </w:p>
        </w:tc>
        <w:tc>
          <w:tcPr>
            <w:tcW w:w="5220" w:type="dxa"/>
            <w:tcBorders/>
          </w:tcPr>
          <w:p>
            <w:pPr>
              <w:pStyle w:val="Normal"/>
              <w:spacing w:before="0" w:after="160"/>
              <w:rPr>
                <w:sz w:val="22"/>
              </w:rPr>
            </w:pPr>
            <w:r>
              <w:rPr>
                <w:sz w:val="22"/>
              </w:rPr>
              <w:t>Hak untuk mendapat informasi, mengakses, memperbaiki, menghapus, menarik persetujuan, keberatan, membatasi, menggugat, portabilitas; tata cara pelaksanaannya; kewajiban pengendali memberi informasi, akses, atau salinan kepada Subjek Data Pribadi.</w:t>
            </w:r>
          </w:p>
        </w:tc>
        <w:tc>
          <w:tcPr>
            <w:tcW w:w="1290" w:type="dxa"/>
            <w:tcBorders/>
          </w:tcPr>
          <w:p>
            <w:pPr>
              <w:pStyle w:val="Normal"/>
              <w:spacing w:before="0" w:after="160"/>
              <w:rPr>
                <w:sz w:val="22"/>
              </w:rPr>
            </w:pPr>
            <w:r>
              <w:rPr>
                <w:sz w:val="22"/>
              </w:rPr>
              <w:t>32</w:t>
            </w:r>
          </w:p>
        </w:tc>
      </w:tr>
      <w:tr>
        <w:trPr/>
        <w:tc>
          <w:tcPr>
            <w:tcW w:w="780" w:type="dxa"/>
            <w:tcBorders/>
          </w:tcPr>
          <w:p>
            <w:pPr>
              <w:pStyle w:val="Normal"/>
              <w:spacing w:before="0" w:after="160"/>
              <w:rPr>
                <w:sz w:val="22"/>
              </w:rPr>
            </w:pPr>
            <w:r>
              <w:rPr>
                <w:sz w:val="22"/>
              </w:rPr>
              <w:t>T05</w:t>
            </w:r>
          </w:p>
        </w:tc>
        <w:tc>
          <w:tcPr>
            <w:tcW w:w="2055" w:type="dxa"/>
            <w:tcBorders/>
          </w:tcPr>
          <w:p>
            <w:pPr>
              <w:pStyle w:val="Normal"/>
              <w:spacing w:before="0" w:after="160"/>
              <w:rPr>
                <w:sz w:val="22"/>
              </w:rPr>
            </w:pPr>
            <w:r>
              <w:rPr>
                <w:sz w:val="22"/>
              </w:rPr>
              <w:t>Dasar Pemrosesan dan Persetujuan</w:t>
            </w:r>
          </w:p>
        </w:tc>
        <w:tc>
          <w:tcPr>
            <w:tcW w:w="5220" w:type="dxa"/>
            <w:tcBorders/>
          </w:tcPr>
          <w:p>
            <w:pPr>
              <w:pStyle w:val="Normal"/>
              <w:spacing w:before="0" w:after="160"/>
              <w:rPr>
                <w:sz w:val="22"/>
              </w:rPr>
            </w:pPr>
            <w:r>
              <w:rPr>
                <w:sz w:val="22"/>
              </w:rPr>
              <w:t>Syarat sahnya pemrosesan: persetujuan eksplisit, bentuk dan bukti persetujuan, tindakan meminta persetujuan, informasi yang wajib disampaikan, perjanjian atau dasar hukum lain, klausul batal demi hukum.</w:t>
            </w:r>
          </w:p>
        </w:tc>
        <w:tc>
          <w:tcPr>
            <w:tcW w:w="1290" w:type="dxa"/>
            <w:tcBorders/>
          </w:tcPr>
          <w:p>
            <w:pPr>
              <w:pStyle w:val="Normal"/>
              <w:spacing w:before="0" w:after="160"/>
              <w:rPr>
                <w:sz w:val="22"/>
              </w:rPr>
            </w:pPr>
            <w:r>
              <w:rPr>
                <w:sz w:val="22"/>
              </w:rPr>
              <w:t>49</w:t>
            </w:r>
          </w:p>
        </w:tc>
      </w:tr>
      <w:tr>
        <w:trPr/>
        <w:tc>
          <w:tcPr>
            <w:tcW w:w="780" w:type="dxa"/>
            <w:tcBorders/>
          </w:tcPr>
          <w:p>
            <w:pPr>
              <w:pStyle w:val="Normal"/>
              <w:spacing w:before="0" w:after="160"/>
              <w:rPr>
                <w:sz w:val="22"/>
              </w:rPr>
            </w:pPr>
            <w:r>
              <w:rPr>
                <w:sz w:val="22"/>
              </w:rPr>
              <w:t>T06</w:t>
            </w:r>
          </w:p>
        </w:tc>
        <w:tc>
          <w:tcPr>
            <w:tcW w:w="2055" w:type="dxa"/>
            <w:tcBorders/>
          </w:tcPr>
          <w:p>
            <w:pPr>
              <w:pStyle w:val="Normal"/>
              <w:spacing w:before="0" w:after="160"/>
              <w:rPr>
                <w:sz w:val="22"/>
              </w:rPr>
            </w:pPr>
            <w:r>
              <w:rPr>
                <w:sz w:val="22"/>
              </w:rPr>
              <w:t>Aktivitas Pemrosesan dan Pengumpulan</w:t>
            </w:r>
          </w:p>
        </w:tc>
        <w:tc>
          <w:tcPr>
            <w:tcW w:w="5220" w:type="dxa"/>
            <w:tcBorders/>
          </w:tcPr>
          <w:p>
            <w:pPr>
              <w:pStyle w:val="Normal"/>
              <w:spacing w:before="0" w:after="160"/>
              <w:rPr>
                <w:sz w:val="22"/>
              </w:rPr>
            </w:pPr>
            <w:r>
              <w:rPr>
                <w:sz w:val="22"/>
              </w:rPr>
              <w:t>Jenis kegiatan pemrosesan (perolehan, pengumpulan, pengolahan, penyimpanan, dst.), ketentuan alat pemroses data visual, dan pemrosesan oleh beberapa pengendali.</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T07</w:t>
            </w:r>
          </w:p>
        </w:tc>
        <w:tc>
          <w:tcPr>
            <w:tcW w:w="2055" w:type="dxa"/>
            <w:tcBorders/>
          </w:tcPr>
          <w:p>
            <w:pPr>
              <w:pStyle w:val="Normal"/>
              <w:spacing w:before="0" w:after="160"/>
              <w:rPr>
                <w:sz w:val="22"/>
              </w:rPr>
            </w:pPr>
            <w:r>
              <w:rPr>
                <w:sz w:val="22"/>
              </w:rPr>
              <w:t>Data Pribadi Anak dan Kelompok Rentan</w:t>
            </w:r>
          </w:p>
        </w:tc>
        <w:tc>
          <w:tcPr>
            <w:tcW w:w="5220" w:type="dxa"/>
            <w:tcBorders/>
          </w:tcPr>
          <w:p>
            <w:pPr>
              <w:pStyle w:val="Normal"/>
              <w:spacing w:before="0" w:after="160"/>
              <w:rPr>
                <w:sz w:val="22"/>
              </w:rPr>
            </w:pPr>
            <w:r>
              <w:rPr>
                <w:sz w:val="22"/>
              </w:rPr>
              <w:t>Ketentuan khusus untuk anak, penyandang disabilitas, dan identitas anak.</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T08</w:t>
            </w:r>
          </w:p>
        </w:tc>
        <w:tc>
          <w:tcPr>
            <w:tcW w:w="2055" w:type="dxa"/>
            <w:tcBorders/>
          </w:tcPr>
          <w:p>
            <w:pPr>
              <w:pStyle w:val="Normal"/>
              <w:spacing w:before="0" w:after="160"/>
              <w:rPr>
                <w:sz w:val="22"/>
              </w:rPr>
            </w:pPr>
            <w:r>
              <w:rPr>
                <w:sz w:val="22"/>
              </w:rPr>
              <w:t>Kualitas, Akurasi, dan Pembaruan Data</w:t>
            </w:r>
          </w:p>
        </w:tc>
        <w:tc>
          <w:tcPr>
            <w:tcW w:w="5220" w:type="dxa"/>
            <w:tcBorders/>
          </w:tcPr>
          <w:p>
            <w:pPr>
              <w:pStyle w:val="Normal"/>
              <w:spacing w:before="0" w:after="160"/>
              <w:rPr>
                <w:sz w:val="22"/>
              </w:rPr>
            </w:pPr>
            <w:r>
              <w:rPr>
                <w:sz w:val="22"/>
              </w:rPr>
              <w:t>Kewajiban memastikan akurasi, kelengkapan, konsistensi, serta memperbarui atau memperbaiki data.</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T09</w:t>
            </w:r>
          </w:p>
        </w:tc>
        <w:tc>
          <w:tcPr>
            <w:tcW w:w="2055" w:type="dxa"/>
            <w:tcBorders/>
          </w:tcPr>
          <w:p>
            <w:pPr>
              <w:pStyle w:val="Normal"/>
              <w:spacing w:before="0" w:after="160"/>
              <w:rPr>
                <w:sz w:val="22"/>
              </w:rPr>
            </w:pPr>
            <w:r>
              <w:rPr>
                <w:sz w:val="22"/>
              </w:rPr>
              <w:t>Akuntabilitas, Pencatatan, dan Tata Kelola Kepatuhan</w:t>
            </w:r>
          </w:p>
        </w:tc>
        <w:tc>
          <w:tcPr>
            <w:tcW w:w="5220" w:type="dxa"/>
            <w:tcBorders/>
          </w:tcPr>
          <w:p>
            <w:pPr>
              <w:pStyle w:val="Normal"/>
              <w:spacing w:before="0" w:after="160"/>
              <w:rPr>
                <w:sz w:val="22"/>
              </w:rPr>
            </w:pPr>
            <w:r>
              <w:rPr>
                <w:sz w:val="22"/>
              </w:rPr>
              <w:t>Perekaman kegiatan pemrosesan, penilaian dampak (DPIA), pengawasan pihak terlibat, pertanggungjawaban, kepatuhan terhadap lembaga, peran prosesor, pejabat atau petugas pelindungan data.</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T10</w:t>
            </w:r>
          </w:p>
        </w:tc>
        <w:tc>
          <w:tcPr>
            <w:tcW w:w="2055" w:type="dxa"/>
            <w:tcBorders/>
          </w:tcPr>
          <w:p>
            <w:pPr>
              <w:pStyle w:val="Normal"/>
              <w:spacing w:before="0" w:after="160"/>
              <w:rPr>
                <w:sz w:val="22"/>
              </w:rPr>
            </w:pPr>
            <w:r>
              <w:rPr>
                <w:sz w:val="22"/>
              </w:rPr>
              <w:t>Keamanan, Kerahasiaan, dan Penanganan Insiden</w:t>
            </w:r>
          </w:p>
        </w:tc>
        <w:tc>
          <w:tcPr>
            <w:tcW w:w="5220" w:type="dxa"/>
            <w:tcBorders/>
          </w:tcPr>
          <w:p>
            <w:pPr>
              <w:pStyle w:val="Normal"/>
              <w:spacing w:before="0" w:after="160"/>
              <w:rPr>
                <w:sz w:val="22"/>
              </w:rPr>
            </w:pPr>
            <w:r>
              <w:rPr>
                <w:sz w:val="22"/>
              </w:rPr>
              <w:t>Langkah teknis dan operasional pengamanan, pencegahan akses tidak sah, kerahasiaan, pelindungan dari pemrosesan tidak sah, notifikasi kegagalan pelindungan.</w:t>
            </w:r>
          </w:p>
        </w:tc>
        <w:tc>
          <w:tcPr>
            <w:tcW w:w="1290" w:type="dxa"/>
            <w:tcBorders/>
          </w:tcPr>
          <w:p>
            <w:pPr>
              <w:pStyle w:val="Normal"/>
              <w:spacing w:before="0" w:after="160"/>
              <w:rPr>
                <w:sz w:val="22"/>
              </w:rPr>
            </w:pPr>
            <w:r>
              <w:rPr>
                <w:sz w:val="22"/>
              </w:rPr>
              <w:t>22, 62</w:t>
            </w:r>
          </w:p>
        </w:tc>
      </w:tr>
      <w:tr>
        <w:trPr/>
        <w:tc>
          <w:tcPr>
            <w:tcW w:w="780" w:type="dxa"/>
            <w:tcBorders/>
          </w:tcPr>
          <w:p>
            <w:pPr>
              <w:pStyle w:val="Normal"/>
              <w:spacing w:before="0" w:after="160"/>
              <w:rPr>
                <w:sz w:val="22"/>
              </w:rPr>
            </w:pPr>
            <w:r>
              <w:rPr>
                <w:sz w:val="22"/>
              </w:rPr>
              <w:t>T11</w:t>
            </w:r>
          </w:p>
        </w:tc>
        <w:tc>
          <w:tcPr>
            <w:tcW w:w="2055" w:type="dxa"/>
            <w:tcBorders/>
          </w:tcPr>
          <w:p>
            <w:pPr>
              <w:pStyle w:val="Normal"/>
              <w:spacing w:before="0" w:after="160"/>
              <w:rPr>
                <w:sz w:val="22"/>
              </w:rPr>
            </w:pPr>
            <w:r>
              <w:rPr>
                <w:sz w:val="22"/>
              </w:rPr>
              <w:t>Retensi, Penghentian, Penghapusan, dan Pemusnahan</w:t>
            </w:r>
          </w:p>
        </w:tc>
        <w:tc>
          <w:tcPr>
            <w:tcW w:w="5220" w:type="dxa"/>
            <w:tcBorders/>
          </w:tcPr>
          <w:p>
            <w:pPr>
              <w:pStyle w:val="Normal"/>
              <w:spacing w:before="0" w:after="160"/>
              <w:rPr>
                <w:sz w:val="22"/>
              </w:rPr>
            </w:pPr>
            <w:r>
              <w:rPr>
                <w:sz w:val="22"/>
              </w:rPr>
              <w:t>Kewajiban menghentikan, menunda, mengakhiri, menghapus, atau memusnahkan data; masa retensi; pemberitahuan penghapusan.</w:t>
            </w:r>
          </w:p>
        </w:tc>
        <w:tc>
          <w:tcPr>
            <w:tcW w:w="1290" w:type="dxa"/>
            <w:tcBorders/>
          </w:tcPr>
          <w:p>
            <w:pPr>
              <w:pStyle w:val="Normal"/>
              <w:spacing w:before="0" w:after="160"/>
              <w:rPr>
                <w:sz w:val="22"/>
              </w:rPr>
            </w:pPr>
            <w:r>
              <w:rPr>
                <w:sz w:val="22"/>
              </w:rPr>
              <w:t>67</w:t>
            </w:r>
          </w:p>
        </w:tc>
      </w:tr>
      <w:tr>
        <w:trPr/>
        <w:tc>
          <w:tcPr>
            <w:tcW w:w="780" w:type="dxa"/>
            <w:tcBorders/>
          </w:tcPr>
          <w:p>
            <w:pPr>
              <w:pStyle w:val="Normal"/>
              <w:spacing w:before="0" w:after="160"/>
              <w:rPr>
                <w:sz w:val="22"/>
              </w:rPr>
            </w:pPr>
            <w:r>
              <w:rPr>
                <w:sz w:val="22"/>
              </w:rPr>
              <w:t>T12</w:t>
            </w:r>
          </w:p>
        </w:tc>
        <w:tc>
          <w:tcPr>
            <w:tcW w:w="2055" w:type="dxa"/>
            <w:tcBorders/>
          </w:tcPr>
          <w:p>
            <w:pPr>
              <w:pStyle w:val="Normal"/>
              <w:spacing w:before="0" w:after="160"/>
              <w:rPr>
                <w:sz w:val="22"/>
              </w:rPr>
            </w:pPr>
            <w:r>
              <w:rPr>
                <w:sz w:val="22"/>
              </w:rPr>
              <w:t>Pengecualian dan Pembatasan</w:t>
            </w:r>
          </w:p>
        </w:tc>
        <w:tc>
          <w:tcPr>
            <w:tcW w:w="5220" w:type="dxa"/>
            <w:tcBorders/>
          </w:tcPr>
          <w:p>
            <w:pPr>
              <w:pStyle w:val="Normal"/>
              <w:spacing w:before="0" w:after="160"/>
              <w:rPr>
                <w:sz w:val="22"/>
              </w:rPr>
            </w:pPr>
            <w:r>
              <w:rPr>
                <w:sz w:val="22"/>
              </w:rPr>
              <w:t>Teks yang fungsi utamanya mengecualikan atau membatasi hak atau kewajiban (kepentingan pertahanan, proses hukum, atau alasan menolak akses).</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T13</w:t>
            </w:r>
          </w:p>
        </w:tc>
        <w:tc>
          <w:tcPr>
            <w:tcW w:w="2055" w:type="dxa"/>
            <w:tcBorders/>
          </w:tcPr>
          <w:p>
            <w:pPr>
              <w:pStyle w:val="Normal"/>
              <w:spacing w:before="0" w:after="160"/>
              <w:rPr>
                <w:sz w:val="22"/>
              </w:rPr>
            </w:pPr>
            <w:r>
              <w:rPr>
                <w:sz w:val="22"/>
              </w:rPr>
              <w:t>Transfer dan Pengalihan Data</w:t>
            </w:r>
          </w:p>
        </w:tc>
        <w:tc>
          <w:tcPr>
            <w:tcW w:w="5220" w:type="dxa"/>
            <w:tcBorders/>
          </w:tcPr>
          <w:p>
            <w:pPr>
              <w:pStyle w:val="Normal"/>
              <w:spacing w:before="0" w:after="160"/>
              <w:rPr>
                <w:sz w:val="22"/>
              </w:rPr>
            </w:pPr>
            <w:r>
              <w:rPr>
                <w:sz w:val="22"/>
              </w:rPr>
              <w:t>Pemindahan data antarpengendali di dalam atau luar wilayah Indonesia, dan pengalihan data akibat aksi korporasi.</w:t>
            </w:r>
          </w:p>
        </w:tc>
        <w:tc>
          <w:tcPr>
            <w:tcW w:w="1290" w:type="dxa"/>
            <w:tcBorders/>
          </w:tcPr>
          <w:p>
            <w:pPr>
              <w:pStyle w:val="Normal"/>
              <w:spacing w:before="0" w:after="160"/>
              <w:rPr>
                <w:sz w:val="22"/>
              </w:rPr>
            </w:pPr>
            <w:r>
              <w:rPr>
                <w:sz w:val="22"/>
              </w:rPr>
              <w:t>–</w:t>
            </w:r>
          </w:p>
        </w:tc>
      </w:tr>
      <w:tr>
        <w:trPr/>
        <w:tc>
          <w:tcPr>
            <w:tcW w:w="780" w:type="dxa"/>
            <w:tcBorders/>
          </w:tcPr>
          <w:p>
            <w:pPr>
              <w:pStyle w:val="Normal"/>
              <w:spacing w:before="0" w:after="160"/>
              <w:rPr>
                <w:sz w:val="22"/>
              </w:rPr>
            </w:pPr>
            <w:r>
              <w:rPr>
                <w:sz w:val="22"/>
              </w:rPr>
              <w:t>T14</w:t>
            </w:r>
          </w:p>
        </w:tc>
        <w:tc>
          <w:tcPr>
            <w:tcW w:w="2055" w:type="dxa"/>
            <w:tcBorders/>
          </w:tcPr>
          <w:p>
            <w:pPr>
              <w:pStyle w:val="Normal"/>
              <w:spacing w:before="0" w:after="160"/>
              <w:rPr>
                <w:sz w:val="22"/>
              </w:rPr>
            </w:pPr>
            <w:r>
              <w:rPr>
                <w:sz w:val="22"/>
              </w:rPr>
              <w:t>Larangan dan Perbuatan Melawan Hukum</w:t>
            </w:r>
          </w:p>
        </w:tc>
        <w:tc>
          <w:tcPr>
            <w:tcW w:w="5220" w:type="dxa"/>
            <w:tcBorders/>
          </w:tcPr>
          <w:p>
            <w:pPr>
              <w:pStyle w:val="Normal"/>
              <w:spacing w:before="0" w:after="160"/>
              <w:rPr>
                <w:sz w:val="22"/>
              </w:rPr>
            </w:pPr>
            <w:r>
              <w:rPr>
                <w:sz w:val="22"/>
              </w:rPr>
              <w:t>Larangan eksplisit yang ditujukan kepada "setiap orang": memperoleh, mengumpulkan, mengungkapkan, menggunakan, atau memalsukan data pribadi secara melawan hukum.</w:t>
            </w:r>
          </w:p>
        </w:tc>
        <w:tc>
          <w:tcPr>
            <w:tcW w:w="1290" w:type="dxa"/>
            <w:tcBorders/>
          </w:tcPr>
          <w:p>
            <w:pPr>
              <w:pStyle w:val="Normal"/>
              <w:spacing w:before="0" w:after="160"/>
              <w:rPr>
                <w:sz w:val="22"/>
              </w:rPr>
            </w:pPr>
            <w:r>
              <w:rPr>
                <w:sz w:val="22"/>
              </w:rPr>
              <w:t>83</w:t>
            </w:r>
          </w:p>
        </w:tc>
      </w:tr>
      <w:tr>
        <w:trPr/>
        <w:tc>
          <w:tcPr>
            <w:tcW w:w="780" w:type="dxa"/>
            <w:tcBorders/>
          </w:tcPr>
          <w:p>
            <w:pPr>
              <w:pStyle w:val="Normal"/>
              <w:spacing w:before="0" w:after="160"/>
              <w:rPr>
                <w:sz w:val="22"/>
              </w:rPr>
            </w:pPr>
            <w:r>
              <w:rPr>
                <w:sz w:val="22"/>
              </w:rPr>
              <w:t>T15</w:t>
            </w:r>
          </w:p>
        </w:tc>
        <w:tc>
          <w:tcPr>
            <w:tcW w:w="2055" w:type="dxa"/>
            <w:tcBorders/>
          </w:tcPr>
          <w:p>
            <w:pPr>
              <w:pStyle w:val="Normal"/>
              <w:spacing w:before="0" w:after="160"/>
              <w:rPr>
                <w:sz w:val="22"/>
              </w:rPr>
            </w:pPr>
            <w:r>
              <w:rPr>
                <w:sz w:val="22"/>
              </w:rPr>
              <w:t>Akses dan Pemanfaatan Data Pemerintah</w:t>
            </w:r>
          </w:p>
        </w:tc>
        <w:tc>
          <w:tcPr>
            <w:tcW w:w="5220" w:type="dxa"/>
            <w:tcBorders/>
          </w:tcPr>
          <w:p>
            <w:pPr>
              <w:pStyle w:val="Normal"/>
              <w:spacing w:before="0" w:after="160"/>
              <w:rPr>
                <w:sz w:val="22"/>
              </w:rPr>
            </w:pPr>
            <w:r>
              <w:rPr>
                <w:sz w:val="22"/>
              </w:rPr>
              <w:t>Ketentuan akses atau pemanfaatan data pada portal atau sistem data pemerintah.</w:t>
            </w:r>
          </w:p>
        </w:tc>
        <w:tc>
          <w:tcPr>
            <w:tcW w:w="1290" w:type="dxa"/>
            <w:tcBorders/>
          </w:tcPr>
          <w:p>
            <w:pPr>
              <w:pStyle w:val="Normal"/>
              <w:spacing w:before="0" w:after="160"/>
              <w:rPr>
                <w:sz w:val="22"/>
              </w:rPr>
            </w:pPr>
            <w:r>
              <w:rPr>
                <w:sz w:val="22"/>
              </w:rPr>
              <w:t>86</w:t>
            </w:r>
          </w:p>
        </w:tc>
      </w:tr>
      <w:tr>
        <w:trPr/>
        <w:tc>
          <w:tcPr>
            <w:tcW w:w="780" w:type="dxa"/>
            <w:tcBorders/>
          </w:tcPr>
          <w:p>
            <w:pPr>
              <w:pStyle w:val="Normal"/>
              <w:spacing w:before="0" w:after="160"/>
              <w:rPr>
                <w:sz w:val="22"/>
              </w:rPr>
            </w:pPr>
            <w:r>
              <w:rPr>
                <w:sz w:val="22"/>
              </w:rPr>
              <w:t>T16</w:t>
            </w:r>
          </w:p>
        </w:tc>
        <w:tc>
          <w:tcPr>
            <w:tcW w:w="2055" w:type="dxa"/>
            <w:tcBorders/>
          </w:tcPr>
          <w:p>
            <w:pPr>
              <w:pStyle w:val="Normal"/>
              <w:spacing w:before="0" w:after="160"/>
              <w:rPr>
                <w:sz w:val="22"/>
              </w:rPr>
            </w:pPr>
            <w:r>
              <w:rPr>
                <w:sz w:val="22"/>
              </w:rPr>
              <w:t>Urgensi, Konsep, dan Landasan Pelindungan Data</w:t>
            </w:r>
          </w:p>
        </w:tc>
        <w:tc>
          <w:tcPr>
            <w:tcW w:w="5220" w:type="dxa"/>
            <w:tcBorders/>
          </w:tcPr>
          <w:p>
            <w:pPr>
              <w:pStyle w:val="Normal"/>
              <w:spacing w:before="0" w:after="160"/>
              <w:rPr>
                <w:sz w:val="22"/>
              </w:rPr>
            </w:pPr>
            <w:r>
              <w:rPr>
                <w:sz w:val="22"/>
              </w:rPr>
              <w:t>Penjelasan konsep privasi dan pelindungan data, landasan konstitusional, latar kasus penyalahgunaan data, urgensi, kesimpulan, dan rekomendasi pengaturan (khas artikel).</w:t>
            </w:r>
          </w:p>
        </w:tc>
        <w:tc>
          <w:tcPr>
            <w:tcW w:w="1290" w:type="dxa"/>
            <w:tcBorders/>
          </w:tcPr>
          <w:p>
            <w:pPr>
              <w:pStyle w:val="Normal"/>
              <w:spacing w:before="0" w:after="160"/>
              <w:rPr>
                <w:sz w:val="22"/>
              </w:rPr>
            </w:pPr>
            <w:r>
              <w:rPr>
                <w:sz w:val="22"/>
              </w:rPr>
              <w:t>2</w:t>
            </w:r>
          </w:p>
        </w:tc>
      </w:tr>
      <w:tr>
        <w:trPr/>
        <w:tc>
          <w:tcPr>
            <w:tcW w:w="780" w:type="dxa"/>
            <w:tcBorders/>
          </w:tcPr>
          <w:p>
            <w:pPr>
              <w:pStyle w:val="Normal"/>
              <w:spacing w:before="0" w:after="160"/>
              <w:rPr>
                <w:sz w:val="22"/>
              </w:rPr>
            </w:pPr>
            <w:r>
              <w:rPr>
                <w:sz w:val="22"/>
              </w:rPr>
              <w:t>T17</w:t>
            </w:r>
          </w:p>
        </w:tc>
        <w:tc>
          <w:tcPr>
            <w:tcW w:w="2055" w:type="dxa"/>
            <w:tcBorders/>
          </w:tcPr>
          <w:p>
            <w:pPr>
              <w:pStyle w:val="Normal"/>
              <w:spacing w:before="0" w:after="160"/>
              <w:rPr>
                <w:sz w:val="22"/>
              </w:rPr>
            </w:pPr>
            <w:r>
              <w:rPr>
                <w:sz w:val="22"/>
              </w:rPr>
              <w:t>Rujukan Regulasi Lain</w:t>
            </w:r>
          </w:p>
        </w:tc>
        <w:tc>
          <w:tcPr>
            <w:tcW w:w="5220" w:type="dxa"/>
            <w:tcBorders/>
          </w:tcPr>
          <w:p>
            <w:pPr>
              <w:pStyle w:val="Normal"/>
              <w:spacing w:before="0" w:after="160"/>
              <w:rPr>
                <w:sz w:val="22"/>
              </w:rPr>
            </w:pPr>
            <w:r>
              <w:rPr>
                <w:sz w:val="22"/>
              </w:rPr>
              <w:t>Penyebutan atau daftar peraturan lain tanpa mengutip isi normanya.</w:t>
            </w:r>
          </w:p>
        </w:tc>
        <w:tc>
          <w:tcPr>
            <w:tcW w:w="1290" w:type="dxa"/>
            <w:tcBorders/>
          </w:tcPr>
          <w:p>
            <w:pPr>
              <w:pStyle w:val="Normal"/>
              <w:spacing w:before="0" w:after="160"/>
              <w:rPr>
                <w:sz w:val="22"/>
              </w:rPr>
            </w:pPr>
            <w:r>
              <w:rPr>
                <w:sz w:val="22"/>
              </w:rPr>
              <w:t>15</w:t>
            </w:r>
          </w:p>
        </w:tc>
      </w:tr>
      <w:tr>
        <w:trPr/>
        <w:tc>
          <w:tcPr>
            <w:tcW w:w="780" w:type="dxa"/>
            <w:tcBorders/>
          </w:tcPr>
          <w:p>
            <w:pPr>
              <w:pStyle w:val="Normal"/>
              <w:spacing w:before="0" w:after="160"/>
              <w:rPr>
                <w:sz w:val="22"/>
              </w:rPr>
            </w:pPr>
            <w:r>
              <w:rPr>
                <w:sz w:val="22"/>
              </w:rPr>
              <w:t>T99</w:t>
            </w:r>
          </w:p>
        </w:tc>
        <w:tc>
          <w:tcPr>
            <w:tcW w:w="2055" w:type="dxa"/>
            <w:tcBorders/>
          </w:tcPr>
          <w:p>
            <w:pPr>
              <w:pStyle w:val="Normal"/>
              <w:spacing w:before="0" w:after="160"/>
              <w:rPr>
                <w:sz w:val="22"/>
              </w:rPr>
            </w:pPr>
            <w:r>
              <w:rPr>
                <w:sz w:val="22"/>
              </w:rPr>
              <w:t>Lainnya</w:t>
            </w:r>
          </w:p>
        </w:tc>
        <w:tc>
          <w:tcPr>
            <w:tcW w:w="5220" w:type="dxa"/>
            <w:tcBorders/>
          </w:tcPr>
          <w:p>
            <w:pPr>
              <w:pStyle w:val="Normal"/>
              <w:spacing w:before="0" w:after="160"/>
              <w:rPr>
                <w:sz w:val="22"/>
              </w:rPr>
            </w:pPr>
            <w:r>
              <w:rPr>
                <w:sz w:val="22"/>
              </w:rPr>
              <w:t>Tidak cocok dengan T01 sampai T17 setelah pohon keputusan dijalankan. Wajib mengisi V12 dengan alasan teks tidak cocok dengan T01 sampai T17.</w:t>
            </w:r>
          </w:p>
        </w:tc>
        <w:tc>
          <w:tcPr>
            <w:tcW w:w="1290" w:type="dxa"/>
            <w:tcBorders/>
          </w:tcPr>
          <w:p>
            <w:pPr>
              <w:pStyle w:val="Normal"/>
              <w:spacing w:before="0" w:after="160"/>
              <w:rPr>
                <w:sz w:val="22"/>
              </w:rPr>
            </w:pPr>
            <w:r>
              <w:rPr>
                <w:sz w:val="22"/>
              </w:rPr>
              <w:t>(jarang)</w:t>
            </w:r>
          </w:p>
        </w:tc>
      </w:tr>
    </w:tbl>
    <w:p>
      <w:pPr>
        <w:pStyle w:val="Normal"/>
        <w:rPr/>
      </w:pPr>
      <w:r>
        <w:rPr/>
      </w:r>
    </w:p>
    <w:p>
      <w:pPr>
        <w:pStyle w:val="Normal"/>
        <w:rPr/>
      </w:pPr>
      <w:r>
        <w:rPr/>
        <w:t>Pembeda tema yang sering tertukar:</w:t>
      </w:r>
    </w:p>
    <w:p>
      <w:pPr>
        <w:pStyle w:val="Normal"/>
        <w:numPr>
          <w:ilvl w:val="0"/>
          <w:numId w:val="1"/>
        </w:numPr>
        <w:rPr/>
      </w:pPr>
      <w:r>
        <w:rPr>
          <w:b/>
        </w:rPr>
        <w:t>T10 vs T17:</w:t>
      </w:r>
      <w:r>
        <w:rPr/>
        <w:t xml:space="preserve"> bila teks hanya menyebut bahwa suatu peraturan memuat pelindungan atau kerahasiaan, kodekan T17. Bila teks mengutip norma kerahasiaannya (contoh: baris 22), kodekan T10.</w:t>
      </w:r>
    </w:p>
    <w:p>
      <w:pPr>
        <w:pStyle w:val="Normal"/>
        <w:numPr>
          <w:ilvl w:val="0"/>
          <w:numId w:val="1"/>
        </w:numPr>
        <w:rPr/>
      </w:pPr>
      <w:r>
        <w:rPr>
          <w:b/>
        </w:rPr>
        <w:t>T04 vs T12:</w:t>
      </w:r>
      <w:r>
        <w:rPr/>
        <w:t xml:space="preserve"> pasal yang memberi atau menjalankan hak adalah T04. Pasal yang fungsi utamanya menyatakan hak atau kewajiban </w:t>
      </w:r>
      <w:r>
        <w:rPr>
          <w:i/>
        </w:rPr>
        <w:t>tidak berlaku</w:t>
      </w:r>
      <w:r>
        <w:rPr/>
        <w:t xml:space="preserve"> atau </w:t>
      </w:r>
      <w:r>
        <w:rPr>
          <w:i/>
        </w:rPr>
        <w:t>wajib ditolak</w:t>
      </w:r>
      <w:r>
        <w:rPr/>
        <w:t xml:space="preserve"> adalah T12.</w:t>
      </w:r>
    </w:p>
    <w:p>
      <w:pPr>
        <w:pStyle w:val="Normal"/>
        <w:numPr>
          <w:ilvl w:val="0"/>
          <w:numId w:val="1"/>
        </w:numPr>
        <w:rPr/>
      </w:pPr>
      <w:r>
        <w:rPr>
          <w:b/>
        </w:rPr>
        <w:t>T04 atau T05 vs T11:</w:t>
      </w:r>
      <w:r>
        <w:rPr/>
        <w:t xml:space="preserve"> bila teks menyatakan </w:t>
      </w:r>
      <w:r>
        <w:rPr>
          <w:i/>
        </w:rPr>
        <w:t>hak</w:t>
      </w:r>
      <w:r>
        <w:rPr/>
        <w:t xml:space="preserve"> Subjek Data Pribadi (berhak), kodekan T04, walau isinya penghapusan atau penghentian. Bila teks menyatakan </w:t>
      </w:r>
      <w:r>
        <w:rPr>
          <w:i/>
        </w:rPr>
        <w:t>kewajiban Pengendali</w:t>
      </w:r>
      <w:r>
        <w:rPr/>
        <w:t xml:space="preserve"> menghentikan, menunda, mengakhiri, menghapus, atau memusnahkan data, kodekan T11, walau dipicu penarikan persetujuan atau pelaksanaan hak. Pasal yang menyebut persetujuan hanya sebagai pemicu penghentian pemrosesan tetap T11.</w:t>
      </w:r>
    </w:p>
    <w:p>
      <w:pPr>
        <w:pStyle w:val="Normal"/>
        <w:numPr>
          <w:ilvl w:val="0"/>
          <w:numId w:val="1"/>
        </w:numPr>
        <w:rPr/>
      </w:pPr>
      <w:r>
        <w:rPr>
          <w:b/>
        </w:rPr>
        <w:t>T02 vs T06:</w:t>
      </w:r>
      <w:r>
        <w:rPr/>
        <w:t xml:space="preserve"> prinsip "sesuai tujuan", "sah", dan "transparan" adalah T02. Daftar kegiatan pemrosesan konkret adalah T06.</w:t>
      </w:r>
    </w:p>
    <w:p>
      <w:pPr>
        <w:pStyle w:val="Normal"/>
        <w:numPr>
          <w:ilvl w:val="0"/>
          <w:numId w:val="1"/>
        </w:numPr>
        <w:rPr/>
      </w:pPr>
      <w:r>
        <w:rPr>
          <w:b/>
        </w:rPr>
        <w:t>T01 vs T06:</w:t>
      </w:r>
      <w:r>
        <w:rPr/>
        <w:t xml:space="preserve"> definisi istilah kegiatan pemrosesan (misalnya “Pemrosesan Data Pribadi”) tetap T01. T06 hanya untuk teks yang menyebutkan atau mengatur jenis kegiatan pemrosesannya.</w:t>
      </w:r>
    </w:p>
    <w:p>
      <w:pPr>
        <w:pStyle w:val="Normal"/>
        <w:numPr>
          <w:ilvl w:val="0"/>
          <w:numId w:val="1"/>
        </w:numPr>
        <w:rPr/>
      </w:pPr>
      <w:r>
        <w:rPr>
          <w:b/>
        </w:rPr>
        <w:t>T05 vs T06:</w:t>
      </w:r>
      <w:r>
        <w:rPr/>
        <w:t xml:space="preserve"> teks yang fokusnya persetujuan (syarat sah, bentuk, bukti, atau tindakan memintanya) selalu T05. T06 hanya bila fokus teks adalah jenis kegiatan pemrosesan itu sendiri.</w:t>
      </w:r>
    </w:p>
    <w:p>
      <w:pPr>
        <w:pStyle w:val="Normal"/>
        <w:rPr/>
      </w:pPr>
      <w:r>
        <w:rPr/>
      </w:r>
    </w:p>
    <w:p>
      <w:pPr>
        <w:pStyle w:val="Heading2"/>
        <w:spacing w:before="0" w:after="100"/>
        <w:rPr/>
      </w:pPr>
      <w:r>
        <w:rPr/>
        <w:t>7. Definisi Kategori V7 sampai V9</w:t>
      </w:r>
    </w:p>
    <w:p>
      <w:pPr>
        <w:pStyle w:val="Heading3"/>
        <w:rPr/>
      </w:pPr>
      <w:r>
        <w:rPr/>
        <w:t>7.1 V7: Jenis Pernyataan</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775"/>
        <w:gridCol w:w="2179"/>
        <w:gridCol w:w="6406"/>
      </w:tblGrid>
      <w:tr>
        <w:trPr>
          <w:tblHeader w:val="true"/>
        </w:trPr>
        <w:tc>
          <w:tcPr>
            <w:tcW w:w="775" w:type="dxa"/>
            <w:tcBorders/>
            <w:shd w:color="auto" w:fill="F2F2F2" w:val="clear"/>
          </w:tcPr>
          <w:p>
            <w:pPr>
              <w:pStyle w:val="Normal"/>
              <w:spacing w:before="0" w:after="160"/>
              <w:rPr>
                <w:sz w:val="22"/>
              </w:rPr>
            </w:pPr>
            <w:r>
              <w:rPr>
                <w:sz w:val="22"/>
              </w:rPr>
              <w:t>Kode</w:t>
            </w:r>
          </w:p>
        </w:tc>
        <w:tc>
          <w:tcPr>
            <w:tcW w:w="2179" w:type="dxa"/>
            <w:tcBorders/>
            <w:shd w:color="auto" w:fill="F2F2F2" w:val="clear"/>
          </w:tcPr>
          <w:p>
            <w:pPr>
              <w:pStyle w:val="Normal"/>
              <w:spacing w:before="0" w:after="160"/>
              <w:rPr>
                <w:sz w:val="22"/>
              </w:rPr>
            </w:pPr>
            <w:r>
              <w:rPr>
                <w:sz w:val="22"/>
              </w:rPr>
              <w:t>Label</w:t>
            </w:r>
          </w:p>
        </w:tc>
        <w:tc>
          <w:tcPr>
            <w:tcW w:w="6406" w:type="dxa"/>
            <w:tcBorders/>
            <w:shd w:color="auto" w:fill="F2F2F2" w:val="clear"/>
          </w:tcPr>
          <w:p>
            <w:pPr>
              <w:pStyle w:val="Normal"/>
              <w:spacing w:before="0" w:after="160"/>
              <w:rPr>
                <w:sz w:val="22"/>
              </w:rPr>
            </w:pPr>
            <w:r>
              <w:rPr>
                <w:sz w:val="22"/>
              </w:rPr>
              <w:t>Definisi dan indikator</w:t>
            </w:r>
          </w:p>
        </w:tc>
      </w:tr>
      <w:tr>
        <w:trPr/>
        <w:tc>
          <w:tcPr>
            <w:tcW w:w="775" w:type="dxa"/>
            <w:tcBorders/>
          </w:tcPr>
          <w:p>
            <w:pPr>
              <w:pStyle w:val="Normal"/>
              <w:spacing w:before="0" w:after="160"/>
              <w:rPr>
                <w:sz w:val="22"/>
              </w:rPr>
            </w:pPr>
            <w:r>
              <w:rPr>
                <w:sz w:val="22"/>
              </w:rPr>
              <w:t>P1</w:t>
            </w:r>
          </w:p>
        </w:tc>
        <w:tc>
          <w:tcPr>
            <w:tcW w:w="2179" w:type="dxa"/>
            <w:tcBorders/>
          </w:tcPr>
          <w:p>
            <w:pPr>
              <w:pStyle w:val="Normal"/>
              <w:spacing w:before="0" w:after="160"/>
              <w:rPr>
                <w:sz w:val="22"/>
              </w:rPr>
            </w:pPr>
            <w:r>
              <w:rPr>
                <w:sz w:val="22"/>
              </w:rPr>
              <w:t>Larangan</w:t>
            </w:r>
          </w:p>
        </w:tc>
        <w:tc>
          <w:tcPr>
            <w:tcW w:w="6406" w:type="dxa"/>
            <w:tcBorders/>
          </w:tcPr>
          <w:p>
            <w:pPr>
              <w:pStyle w:val="Normal"/>
              <w:spacing w:before="0" w:after="160"/>
              <w:rPr>
                <w:sz w:val="22"/>
              </w:rPr>
            </w:pPr>
            <w:r>
              <w:rPr>
                <w:rFonts w:eastAsia="Calibri" w:cs="Calibri"/>
                <w:kern w:val="0"/>
                <w:sz w:val="22"/>
              </w:rPr>
              <w:t xml:space="preserve">Menyatakan sesuatu yang tidak boleh dilakukan. Penanda: </w:t>
            </w:r>
            <w:r>
              <w:rPr>
                <w:rFonts w:eastAsia="Calibri" w:cs="Calibri"/>
                <w:i/>
                <w:kern w:val="0"/>
                <w:sz w:val="22"/>
              </w:rPr>
              <w:t>dilarang, tidak boleh</w:t>
            </w:r>
            <w:r>
              <w:rPr>
                <w:rFonts w:eastAsia="Calibri" w:cs="Calibri"/>
                <w:kern w:val="0"/>
                <w:sz w:val="22"/>
              </w:rPr>
              <w:t>.</w:t>
            </w:r>
          </w:p>
        </w:tc>
      </w:tr>
      <w:tr>
        <w:trPr/>
        <w:tc>
          <w:tcPr>
            <w:tcW w:w="775" w:type="dxa"/>
            <w:tcBorders/>
          </w:tcPr>
          <w:p>
            <w:pPr>
              <w:pStyle w:val="Normal"/>
              <w:spacing w:before="0" w:after="160"/>
              <w:rPr>
                <w:sz w:val="22"/>
              </w:rPr>
            </w:pPr>
            <w:r>
              <w:rPr>
                <w:sz w:val="22"/>
              </w:rPr>
              <w:t>P2</w:t>
            </w:r>
          </w:p>
        </w:tc>
        <w:tc>
          <w:tcPr>
            <w:tcW w:w="2179" w:type="dxa"/>
            <w:tcBorders/>
          </w:tcPr>
          <w:p>
            <w:pPr>
              <w:pStyle w:val="Normal"/>
              <w:spacing w:before="0" w:after="160"/>
              <w:rPr>
                <w:sz w:val="22"/>
              </w:rPr>
            </w:pPr>
            <w:r>
              <w:rPr>
                <w:sz w:val="22"/>
              </w:rPr>
              <w:t>Kewajiban</w:t>
            </w:r>
          </w:p>
        </w:tc>
        <w:tc>
          <w:tcPr>
            <w:tcW w:w="6406" w:type="dxa"/>
            <w:tcBorders/>
          </w:tcPr>
          <w:p>
            <w:pPr>
              <w:pStyle w:val="Normal"/>
              <w:spacing w:before="0" w:after="160"/>
              <w:rPr>
                <w:sz w:val="22"/>
              </w:rPr>
            </w:pPr>
            <w:r>
              <w:rPr>
                <w:sz w:val="22"/>
              </w:rPr>
              <w:t xml:space="preserve">Menyatakan sesuatu yang harus dilakukan. Penanda: </w:t>
            </w:r>
            <w:r>
              <w:rPr>
                <w:i/>
                <w:sz w:val="22"/>
              </w:rPr>
              <w:t>wajib, harus, berkewajiban, wajib melakukan</w:t>
            </w:r>
            <w:r>
              <w:rPr>
                <w:sz w:val="22"/>
              </w:rPr>
              <w:t>.</w:t>
            </w:r>
          </w:p>
        </w:tc>
      </w:tr>
      <w:tr>
        <w:trPr/>
        <w:tc>
          <w:tcPr>
            <w:tcW w:w="775" w:type="dxa"/>
            <w:tcBorders/>
          </w:tcPr>
          <w:p>
            <w:pPr>
              <w:pStyle w:val="Normal"/>
              <w:spacing w:before="0" w:after="160"/>
              <w:rPr>
                <w:sz w:val="22"/>
              </w:rPr>
            </w:pPr>
            <w:r>
              <w:rPr>
                <w:sz w:val="22"/>
              </w:rPr>
              <w:t>P3</w:t>
            </w:r>
          </w:p>
        </w:tc>
        <w:tc>
          <w:tcPr>
            <w:tcW w:w="2179" w:type="dxa"/>
            <w:tcBorders/>
          </w:tcPr>
          <w:p>
            <w:pPr>
              <w:pStyle w:val="Normal"/>
              <w:spacing w:before="0" w:after="160"/>
              <w:rPr>
                <w:sz w:val="22"/>
              </w:rPr>
            </w:pPr>
            <w:r>
              <w:rPr>
                <w:sz w:val="22"/>
              </w:rPr>
              <w:t>Hak</w:t>
            </w:r>
          </w:p>
        </w:tc>
        <w:tc>
          <w:tcPr>
            <w:tcW w:w="6406" w:type="dxa"/>
            <w:tcBorders/>
          </w:tcPr>
          <w:p>
            <w:pPr>
              <w:pStyle w:val="Normal"/>
              <w:spacing w:before="0" w:after="160"/>
              <w:rPr>
                <w:sz w:val="22"/>
              </w:rPr>
            </w:pPr>
            <w:r>
              <w:rPr>
                <w:rFonts w:eastAsia="Calibri" w:cs="Calibri"/>
                <w:kern w:val="0"/>
                <w:sz w:val="22"/>
              </w:rPr>
              <w:t xml:space="preserve">Menyatakan hak atau entitlement pihak tertentu. Penanda: </w:t>
            </w:r>
            <w:r>
              <w:rPr>
                <w:rFonts w:eastAsia="Calibri" w:cs="Calibri"/>
                <w:i/>
                <w:kern w:val="0"/>
                <w:sz w:val="22"/>
              </w:rPr>
              <w:t>berhak, hak</w:t>
            </w:r>
            <w:r>
              <w:rPr>
                <w:rFonts w:eastAsia="Calibri" w:cs="Calibri"/>
                <w:kern w:val="0"/>
                <w:sz w:val="22"/>
              </w:rPr>
              <w:t>.</w:t>
            </w:r>
          </w:p>
        </w:tc>
      </w:tr>
      <w:tr>
        <w:trPr/>
        <w:tc>
          <w:tcPr>
            <w:tcW w:w="775" w:type="dxa"/>
            <w:tcBorders/>
          </w:tcPr>
          <w:p>
            <w:pPr>
              <w:pStyle w:val="Normal"/>
              <w:spacing w:before="0" w:after="160"/>
              <w:rPr>
                <w:sz w:val="22"/>
              </w:rPr>
            </w:pPr>
            <w:r>
              <w:rPr>
                <w:sz w:val="22"/>
              </w:rPr>
              <w:t>P4</w:t>
            </w:r>
          </w:p>
        </w:tc>
        <w:tc>
          <w:tcPr>
            <w:tcW w:w="2179" w:type="dxa"/>
            <w:tcBorders/>
          </w:tcPr>
          <w:p>
            <w:pPr>
              <w:pStyle w:val="Normal"/>
              <w:spacing w:before="0" w:after="160"/>
              <w:rPr>
                <w:sz w:val="22"/>
              </w:rPr>
            </w:pPr>
            <w:r>
              <w:rPr>
                <w:sz w:val="22"/>
              </w:rPr>
              <w:t>Kebolehan atau kewenangan</w:t>
            </w:r>
          </w:p>
        </w:tc>
        <w:tc>
          <w:tcPr>
            <w:tcW w:w="6406" w:type="dxa"/>
            <w:tcBorders/>
          </w:tcPr>
          <w:p>
            <w:pPr>
              <w:pStyle w:val="Normal"/>
              <w:spacing w:before="0" w:after="160"/>
              <w:rPr>
                <w:sz w:val="22"/>
              </w:rPr>
            </w:pPr>
            <w:r>
              <w:rPr>
                <w:rFonts w:eastAsia="Calibri" w:cs="Calibri"/>
                <w:kern w:val="0"/>
                <w:sz w:val="22"/>
              </w:rPr>
              <w:t xml:space="preserve">Menyatakan sesuatu yang diizinkan atau menjadi kewenangan. Penanda: </w:t>
            </w:r>
            <w:r>
              <w:rPr>
                <w:rFonts w:eastAsia="Calibri" w:cs="Calibri"/>
                <w:i/>
                <w:kern w:val="0"/>
                <w:sz w:val="22"/>
              </w:rPr>
              <w:t>dapat, boleh, berwenang</w:t>
            </w:r>
            <w:r>
              <w:rPr>
                <w:rFonts w:eastAsia="Calibri" w:cs="Calibri"/>
                <w:kern w:val="0"/>
                <w:sz w:val="22"/>
              </w:rPr>
              <w:t>.</w:t>
            </w:r>
          </w:p>
        </w:tc>
      </w:tr>
      <w:tr>
        <w:trPr/>
        <w:tc>
          <w:tcPr>
            <w:tcW w:w="775" w:type="dxa"/>
            <w:tcBorders/>
          </w:tcPr>
          <w:p>
            <w:pPr>
              <w:pStyle w:val="Normal"/>
              <w:spacing w:before="0" w:after="160"/>
              <w:rPr>
                <w:sz w:val="22"/>
              </w:rPr>
            </w:pPr>
            <w:r>
              <w:rPr>
                <w:sz w:val="22"/>
              </w:rPr>
              <w:t>P5</w:t>
            </w:r>
          </w:p>
        </w:tc>
        <w:tc>
          <w:tcPr>
            <w:tcW w:w="2179" w:type="dxa"/>
            <w:tcBorders/>
          </w:tcPr>
          <w:p>
            <w:pPr>
              <w:pStyle w:val="Normal"/>
              <w:spacing w:before="0" w:after="160"/>
              <w:rPr>
                <w:sz w:val="22"/>
              </w:rPr>
            </w:pPr>
            <w:r>
              <w:rPr>
                <w:sz w:val="22"/>
              </w:rPr>
              <w:t>Pengecualian atau pembatasan</w:t>
            </w:r>
          </w:p>
        </w:tc>
        <w:tc>
          <w:tcPr>
            <w:tcW w:w="6406" w:type="dxa"/>
            <w:tcBorders/>
          </w:tcPr>
          <w:p>
            <w:pPr>
              <w:pStyle w:val="Normal"/>
              <w:spacing w:before="0" w:after="160"/>
              <w:rPr>
                <w:sz w:val="22"/>
              </w:rPr>
            </w:pPr>
            <w:r>
              <w:rPr>
                <w:rFonts w:eastAsia="Calibri" w:cs="Calibri"/>
                <w:kern w:val="0"/>
                <w:sz w:val="22"/>
              </w:rPr>
              <w:t xml:space="preserve">Fungsi utamanya mengecualikan atau membatasi norma lain. Penanda: </w:t>
            </w:r>
            <w:r>
              <w:rPr>
                <w:rFonts w:eastAsia="Calibri" w:cs="Calibri"/>
                <w:i/>
                <w:kern w:val="0"/>
                <w:sz w:val="22"/>
              </w:rPr>
              <w:t>dikecualikan, tidak berlaku, dalam hal ... wajib menolak</w:t>
            </w:r>
            <w:r>
              <w:rPr>
                <w:rFonts w:eastAsia="Calibri" w:cs="Calibri"/>
                <w:kern w:val="0"/>
                <w:sz w:val="22"/>
              </w:rPr>
              <w:t>.</w:t>
            </w:r>
          </w:p>
        </w:tc>
      </w:tr>
      <w:tr>
        <w:trPr/>
        <w:tc>
          <w:tcPr>
            <w:tcW w:w="775" w:type="dxa"/>
            <w:tcBorders/>
          </w:tcPr>
          <w:p>
            <w:pPr>
              <w:pStyle w:val="Normal"/>
              <w:spacing w:before="0" w:after="160"/>
              <w:rPr>
                <w:sz w:val="22"/>
              </w:rPr>
            </w:pPr>
            <w:r>
              <w:rPr>
                <w:sz w:val="22"/>
              </w:rPr>
              <w:t>P6</w:t>
            </w:r>
          </w:p>
        </w:tc>
        <w:tc>
          <w:tcPr>
            <w:tcW w:w="2179" w:type="dxa"/>
            <w:tcBorders/>
          </w:tcPr>
          <w:p>
            <w:pPr>
              <w:pStyle w:val="Normal"/>
              <w:spacing w:before="0" w:after="160"/>
              <w:rPr>
                <w:sz w:val="22"/>
              </w:rPr>
            </w:pPr>
            <w:r>
              <w:rPr>
                <w:sz w:val="22"/>
              </w:rPr>
              <w:t>Definisi, klasifikasi, atau ruang lingkup</w:t>
            </w:r>
          </w:p>
        </w:tc>
        <w:tc>
          <w:tcPr>
            <w:tcW w:w="6406" w:type="dxa"/>
            <w:tcBorders/>
          </w:tcPr>
          <w:p>
            <w:pPr>
              <w:pStyle w:val="Normal"/>
              <w:spacing w:before="0" w:after="160"/>
              <w:rPr>
                <w:sz w:val="22"/>
              </w:rPr>
            </w:pPr>
            <w:r>
              <w:rPr>
                <w:rFonts w:eastAsia="Calibri" w:cs="Calibri"/>
                <w:kern w:val="0"/>
                <w:sz w:val="22"/>
              </w:rPr>
              <w:t xml:space="preserve">Menjelaskan arti istilah, membagi jenis, atau menyatakan siapa dan di mana aturan berlaku. Penanda: </w:t>
            </w:r>
            <w:r>
              <w:rPr>
                <w:rFonts w:eastAsia="Calibri" w:cs="Calibri"/>
                <w:i/>
                <w:kern w:val="0"/>
                <w:sz w:val="22"/>
              </w:rPr>
              <w:t>yang dimaksud dengan, meliputi, berlaku untuk</w:t>
            </w:r>
            <w:r>
              <w:rPr>
                <w:rFonts w:eastAsia="Calibri" w:cs="Calibri"/>
                <w:kern w:val="0"/>
                <w:sz w:val="22"/>
              </w:rPr>
              <w:t>.</w:t>
            </w:r>
          </w:p>
        </w:tc>
      </w:tr>
      <w:tr>
        <w:trPr/>
        <w:tc>
          <w:tcPr>
            <w:tcW w:w="775" w:type="dxa"/>
            <w:tcBorders/>
          </w:tcPr>
          <w:p>
            <w:pPr>
              <w:pStyle w:val="Normal"/>
              <w:spacing w:before="0" w:after="160"/>
              <w:rPr>
                <w:sz w:val="22"/>
              </w:rPr>
            </w:pPr>
            <w:r>
              <w:rPr>
                <w:sz w:val="22"/>
              </w:rPr>
              <w:t>P7</w:t>
            </w:r>
          </w:p>
        </w:tc>
        <w:tc>
          <w:tcPr>
            <w:tcW w:w="2179" w:type="dxa"/>
            <w:tcBorders/>
          </w:tcPr>
          <w:p>
            <w:pPr>
              <w:pStyle w:val="Normal"/>
              <w:spacing w:before="0" w:after="160"/>
              <w:rPr>
                <w:sz w:val="22"/>
              </w:rPr>
            </w:pPr>
            <w:r>
              <w:rPr>
                <w:sz w:val="22"/>
              </w:rPr>
              <w:t>Asas, prinsip, atau tujuan umum</w:t>
            </w:r>
          </w:p>
        </w:tc>
        <w:tc>
          <w:tcPr>
            <w:tcW w:w="6406" w:type="dxa"/>
            <w:tcBorders/>
          </w:tcPr>
          <w:p>
            <w:pPr>
              <w:pStyle w:val="Normal"/>
              <w:spacing w:before="0" w:after="160"/>
              <w:rPr>
                <w:sz w:val="22"/>
              </w:rPr>
            </w:pPr>
            <w:r>
              <w:rPr>
                <w:sz w:val="22"/>
              </w:rPr>
              <w:t>Rumusan asas atau tujuan yang tidak langsung dapat dijalankan.</w:t>
            </w:r>
          </w:p>
        </w:tc>
      </w:tr>
      <w:tr>
        <w:trPr/>
        <w:tc>
          <w:tcPr>
            <w:tcW w:w="775" w:type="dxa"/>
            <w:tcBorders/>
          </w:tcPr>
          <w:p>
            <w:pPr>
              <w:pStyle w:val="Normal"/>
              <w:spacing w:before="0" w:after="160"/>
              <w:rPr>
                <w:sz w:val="22"/>
              </w:rPr>
            </w:pPr>
            <w:r>
              <w:rPr>
                <w:sz w:val="22"/>
              </w:rPr>
              <w:t>P8</w:t>
            </w:r>
          </w:p>
        </w:tc>
        <w:tc>
          <w:tcPr>
            <w:tcW w:w="2179" w:type="dxa"/>
            <w:tcBorders/>
          </w:tcPr>
          <w:p>
            <w:pPr>
              <w:pStyle w:val="Normal"/>
              <w:spacing w:before="0" w:after="160"/>
              <w:rPr>
                <w:sz w:val="22"/>
              </w:rPr>
            </w:pPr>
            <w:r>
              <w:rPr>
                <w:sz w:val="22"/>
              </w:rPr>
              <w:t>Deskriptif, argumentatif, atau rekomendasi</w:t>
            </w:r>
          </w:p>
        </w:tc>
        <w:tc>
          <w:tcPr>
            <w:tcW w:w="6406" w:type="dxa"/>
            <w:tcBorders/>
          </w:tcPr>
          <w:p>
            <w:pPr>
              <w:pStyle w:val="Normal"/>
              <w:spacing w:before="0" w:after="160"/>
              <w:rPr>
                <w:sz w:val="22"/>
              </w:rPr>
            </w:pPr>
            <w:r>
              <w:rPr>
                <w:rFonts w:eastAsia="Calibri" w:cs="Calibri"/>
                <w:kern w:val="0"/>
                <w:sz w:val="22"/>
              </w:rPr>
              <w:t xml:space="preserve">Fakta, opini, penjelasan, kesimpulan, atau saran penulis (khas artikel). Penanda: </w:t>
            </w:r>
            <w:r>
              <w:rPr>
                <w:rFonts w:eastAsia="Calibri" w:cs="Calibri"/>
                <w:i/>
                <w:kern w:val="0"/>
                <w:sz w:val="22"/>
              </w:rPr>
              <w:t>perlu, sangat penting, menunjukkan</w:t>
            </w:r>
            <w:r>
              <w:rPr>
                <w:rFonts w:eastAsia="Calibri" w:cs="Calibri"/>
                <w:kern w:val="0"/>
                <w:sz w:val="22"/>
              </w:rPr>
              <w:t>.</w:t>
            </w:r>
          </w:p>
        </w:tc>
      </w:tr>
      <w:tr>
        <w:trPr/>
        <w:tc>
          <w:tcPr>
            <w:tcW w:w="775" w:type="dxa"/>
            <w:tcBorders/>
          </w:tcPr>
          <w:p>
            <w:pPr>
              <w:pStyle w:val="Normal"/>
              <w:spacing w:before="0" w:after="160"/>
              <w:rPr>
                <w:sz w:val="22"/>
              </w:rPr>
            </w:pPr>
            <w:r>
              <w:rPr>
                <w:sz w:val="22"/>
              </w:rPr>
              <w:t>P9</w:t>
            </w:r>
          </w:p>
        </w:tc>
        <w:tc>
          <w:tcPr>
            <w:tcW w:w="2179" w:type="dxa"/>
            <w:tcBorders/>
          </w:tcPr>
          <w:p>
            <w:pPr>
              <w:pStyle w:val="Normal"/>
              <w:spacing w:before="0" w:after="160"/>
              <w:rPr>
                <w:sz w:val="22"/>
              </w:rPr>
            </w:pPr>
            <w:r>
              <w:rPr>
                <w:sz w:val="22"/>
              </w:rPr>
              <w:t>Rujukan atau daftar</w:t>
            </w:r>
          </w:p>
        </w:tc>
        <w:tc>
          <w:tcPr>
            <w:tcW w:w="6406" w:type="dxa"/>
            <w:tcBorders/>
          </w:tcPr>
          <w:p>
            <w:pPr>
              <w:pStyle w:val="Normal"/>
              <w:spacing w:before="0" w:after="160"/>
              <w:rPr>
                <w:sz w:val="22"/>
              </w:rPr>
            </w:pPr>
            <w:r>
              <w:rPr>
                <w:sz w:val="22"/>
              </w:rPr>
              <w:t>Penyebutan judul atau nomor peraturan atau daftar tanpa isi norma.</w:t>
            </w:r>
          </w:p>
        </w:tc>
      </w:tr>
    </w:tbl>
    <w:p>
      <w:pPr>
        <w:pStyle w:val="Normal"/>
        <w:rPr/>
      </w:pPr>
      <w:r>
        <w:rPr/>
      </w:r>
    </w:p>
    <w:p>
      <w:pPr>
        <w:pStyle w:val="Heading3"/>
        <w:spacing w:before="0" w:after="80"/>
        <w:rPr>
          <w:highlight w:val="none"/>
          <w:shd w:fill="auto" w:val="clear"/>
        </w:rPr>
      </w:pPr>
      <w:r>
        <w:rPr>
          <w:color w:val="auto"/>
          <w:shd w:fill="auto" w:val="clear"/>
        </w:rPr>
        <w:t>7.2</w:t>
      </w:r>
      <w:r>
        <w:rPr>
          <w:shd w:fill="auto" w:val="clear"/>
        </w:rPr>
        <w:t xml:space="preserve"> V8: Tahap Siklus </w:t>
      </w:r>
      <w:r>
        <w:rPr>
          <w:i/>
          <w:iCs/>
          <w:shd w:fill="auto" w:val="clear"/>
        </w:rPr>
        <w:t>Scraping</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775"/>
        <w:gridCol w:w="2910"/>
        <w:gridCol w:w="5675"/>
      </w:tblGrid>
      <w:tr>
        <w:trPr/>
        <w:tc>
          <w:tcPr>
            <w:tcW w:w="775" w:type="dxa"/>
            <w:tcBorders/>
            <w:shd w:color="auto" w:fill="F2F2F2" w:val="clear"/>
          </w:tcPr>
          <w:p>
            <w:pPr>
              <w:pStyle w:val="Normal"/>
              <w:spacing w:before="0" w:after="160"/>
              <w:rPr>
                <w:sz w:val="22"/>
              </w:rPr>
            </w:pPr>
            <w:r>
              <w:rPr>
                <w:sz w:val="22"/>
              </w:rPr>
              <w:t>Kode</w:t>
            </w:r>
          </w:p>
        </w:tc>
        <w:tc>
          <w:tcPr>
            <w:tcW w:w="2910" w:type="dxa"/>
            <w:tcBorders/>
            <w:shd w:color="auto" w:fill="F2F2F2" w:val="clear"/>
          </w:tcPr>
          <w:p>
            <w:pPr>
              <w:pStyle w:val="Normal"/>
              <w:spacing w:before="0" w:after="160"/>
              <w:rPr>
                <w:sz w:val="22"/>
              </w:rPr>
            </w:pPr>
            <w:r>
              <w:rPr>
                <w:sz w:val="22"/>
              </w:rPr>
              <w:t>Tahap</w:t>
            </w:r>
          </w:p>
        </w:tc>
        <w:tc>
          <w:tcPr>
            <w:tcW w:w="5675" w:type="dxa"/>
            <w:tcBorders/>
            <w:shd w:color="auto" w:fill="F2F2F2" w:val="clear"/>
          </w:tcPr>
          <w:p>
            <w:pPr>
              <w:pStyle w:val="Normal"/>
              <w:spacing w:before="0" w:after="160"/>
              <w:rPr>
                <w:sz w:val="22"/>
              </w:rPr>
            </w:pPr>
            <w:r>
              <w:rPr>
                <w:sz w:val="22"/>
              </w:rPr>
              <w:t>Cakupan</w:t>
            </w:r>
          </w:p>
        </w:tc>
      </w:tr>
      <w:tr>
        <w:trPr/>
        <w:tc>
          <w:tcPr>
            <w:tcW w:w="775" w:type="dxa"/>
            <w:tcBorders/>
          </w:tcPr>
          <w:p>
            <w:pPr>
              <w:pStyle w:val="Normal"/>
              <w:spacing w:before="0" w:after="160"/>
              <w:rPr>
                <w:sz w:val="22"/>
              </w:rPr>
            </w:pPr>
            <w:r>
              <w:rPr>
                <w:sz w:val="22"/>
              </w:rPr>
              <w:t>F1</w:t>
            </w:r>
          </w:p>
        </w:tc>
        <w:tc>
          <w:tcPr>
            <w:tcW w:w="2910" w:type="dxa"/>
            <w:tcBorders/>
          </w:tcPr>
          <w:p>
            <w:pPr>
              <w:pStyle w:val="Normal"/>
              <w:spacing w:before="0" w:after="160"/>
              <w:rPr>
                <w:sz w:val="22"/>
              </w:rPr>
            </w:pPr>
            <w:r>
              <w:rPr>
                <w:sz w:val="22"/>
              </w:rPr>
              <w:t>Perencanaan dan dasar pemrosesan</w:t>
            </w:r>
          </w:p>
        </w:tc>
        <w:tc>
          <w:tcPr>
            <w:tcW w:w="5675" w:type="dxa"/>
            <w:tcBorders/>
          </w:tcPr>
          <w:p>
            <w:pPr>
              <w:pStyle w:val="Normal"/>
              <w:spacing w:before="0" w:after="160"/>
              <w:rPr>
                <w:sz w:val="22"/>
              </w:rPr>
            </w:pPr>
            <w:r>
              <w:rPr>
                <w:sz w:val="22"/>
              </w:rPr>
              <w:t>Menentukan tujuan, dasar pemrosesan, meminta persetujuan, informasi awal, penilaian dampak.</w:t>
            </w:r>
          </w:p>
        </w:tc>
      </w:tr>
      <w:tr>
        <w:trPr/>
        <w:tc>
          <w:tcPr>
            <w:tcW w:w="775" w:type="dxa"/>
            <w:tcBorders/>
          </w:tcPr>
          <w:p>
            <w:pPr>
              <w:pStyle w:val="Normal"/>
              <w:spacing w:before="0" w:after="160"/>
              <w:rPr>
                <w:sz w:val="22"/>
              </w:rPr>
            </w:pPr>
            <w:r>
              <w:rPr>
                <w:sz w:val="22"/>
              </w:rPr>
              <w:t>F2</w:t>
            </w:r>
          </w:p>
        </w:tc>
        <w:tc>
          <w:tcPr>
            <w:tcW w:w="2910" w:type="dxa"/>
            <w:tcBorders/>
          </w:tcPr>
          <w:p>
            <w:pPr>
              <w:pStyle w:val="Normal"/>
              <w:spacing w:before="0" w:after="160"/>
              <w:rPr>
                <w:sz w:val="22"/>
              </w:rPr>
            </w:pPr>
            <w:r>
              <w:rPr>
                <w:sz w:val="22"/>
              </w:rPr>
              <w:t>Pengumpulan atau akuisisi</w:t>
            </w:r>
          </w:p>
        </w:tc>
        <w:tc>
          <w:tcPr>
            <w:tcW w:w="5675" w:type="dxa"/>
            <w:tcBorders/>
          </w:tcPr>
          <w:p>
            <w:pPr>
              <w:pStyle w:val="Normal"/>
              <w:spacing w:before="0" w:after="160"/>
              <w:rPr>
                <w:sz w:val="22"/>
              </w:rPr>
            </w:pPr>
            <w:r>
              <w:rPr>
                <w:sz w:val="22"/>
              </w:rPr>
              <w:t>Memperoleh, mengumpulkan, atau mengakses data dari sumber.</w:t>
            </w:r>
          </w:p>
        </w:tc>
      </w:tr>
      <w:tr>
        <w:trPr/>
        <w:tc>
          <w:tcPr>
            <w:tcW w:w="775" w:type="dxa"/>
            <w:tcBorders/>
          </w:tcPr>
          <w:p>
            <w:pPr>
              <w:pStyle w:val="Normal"/>
              <w:spacing w:before="0" w:after="160"/>
              <w:rPr>
                <w:sz w:val="22"/>
              </w:rPr>
            </w:pPr>
            <w:r>
              <w:rPr>
                <w:sz w:val="22"/>
              </w:rPr>
              <w:t>F3</w:t>
            </w:r>
          </w:p>
        </w:tc>
        <w:tc>
          <w:tcPr>
            <w:tcW w:w="2910" w:type="dxa"/>
            <w:tcBorders/>
          </w:tcPr>
          <w:p>
            <w:pPr>
              <w:pStyle w:val="Normal"/>
              <w:spacing w:before="0" w:after="160"/>
              <w:rPr>
                <w:sz w:val="22"/>
              </w:rPr>
            </w:pPr>
            <w:r>
              <w:rPr>
                <w:sz w:val="22"/>
              </w:rPr>
              <w:t>Pengolahan dan analisis</w:t>
            </w:r>
          </w:p>
        </w:tc>
        <w:tc>
          <w:tcPr>
            <w:tcW w:w="5675" w:type="dxa"/>
            <w:tcBorders/>
          </w:tcPr>
          <w:p>
            <w:pPr>
              <w:pStyle w:val="Normal"/>
              <w:spacing w:before="0" w:after="160"/>
              <w:rPr>
                <w:sz w:val="22"/>
              </w:rPr>
            </w:pPr>
            <w:r>
              <w:rPr>
                <w:sz w:val="22"/>
              </w:rPr>
              <w:t>Mengolah, menganalisis, memperbaiki, memperbarui, memastikan akurasi.</w:t>
            </w:r>
          </w:p>
        </w:tc>
      </w:tr>
      <w:tr>
        <w:trPr/>
        <w:tc>
          <w:tcPr>
            <w:tcW w:w="775" w:type="dxa"/>
            <w:tcBorders/>
          </w:tcPr>
          <w:p>
            <w:pPr>
              <w:pStyle w:val="Normal"/>
              <w:spacing w:before="0" w:after="160"/>
              <w:rPr>
                <w:sz w:val="22"/>
              </w:rPr>
            </w:pPr>
            <w:r>
              <w:rPr>
                <w:sz w:val="22"/>
              </w:rPr>
              <w:t>F4</w:t>
            </w:r>
          </w:p>
        </w:tc>
        <w:tc>
          <w:tcPr>
            <w:tcW w:w="2910" w:type="dxa"/>
            <w:tcBorders/>
          </w:tcPr>
          <w:p>
            <w:pPr>
              <w:pStyle w:val="Normal"/>
              <w:spacing w:before="0" w:after="160"/>
              <w:rPr>
                <w:sz w:val="22"/>
              </w:rPr>
            </w:pPr>
            <w:r>
              <w:rPr>
                <w:sz w:val="22"/>
              </w:rPr>
              <w:t>Penyimpanan dan pengamanan</w:t>
            </w:r>
          </w:p>
        </w:tc>
        <w:tc>
          <w:tcPr>
            <w:tcW w:w="5675" w:type="dxa"/>
            <w:tcBorders/>
          </w:tcPr>
          <w:p>
            <w:pPr>
              <w:pStyle w:val="Normal"/>
              <w:spacing w:before="0" w:after="160"/>
              <w:rPr>
                <w:sz w:val="22"/>
              </w:rPr>
            </w:pPr>
            <w:r>
              <w:rPr>
                <w:sz w:val="22"/>
              </w:rPr>
              <w:t>Menyimpan data dan melindunginya dari akses tidak sah.</w:t>
            </w:r>
          </w:p>
        </w:tc>
      </w:tr>
      <w:tr>
        <w:trPr/>
        <w:tc>
          <w:tcPr>
            <w:tcW w:w="775" w:type="dxa"/>
            <w:tcBorders/>
          </w:tcPr>
          <w:p>
            <w:pPr>
              <w:pStyle w:val="Normal"/>
              <w:spacing w:before="0" w:after="160"/>
              <w:rPr>
                <w:sz w:val="22"/>
              </w:rPr>
            </w:pPr>
            <w:r>
              <w:rPr>
                <w:sz w:val="22"/>
              </w:rPr>
              <w:t>F5</w:t>
            </w:r>
          </w:p>
        </w:tc>
        <w:tc>
          <w:tcPr>
            <w:tcW w:w="2910" w:type="dxa"/>
            <w:tcBorders/>
          </w:tcPr>
          <w:p>
            <w:pPr>
              <w:pStyle w:val="Normal"/>
              <w:spacing w:before="0" w:after="160"/>
              <w:rPr>
                <w:sz w:val="22"/>
              </w:rPr>
            </w:pPr>
            <w:r>
              <w:rPr>
                <w:sz w:val="22"/>
              </w:rPr>
              <w:t>Penyebarluasan dan transfer</w:t>
            </w:r>
          </w:p>
        </w:tc>
        <w:tc>
          <w:tcPr>
            <w:tcW w:w="5675" w:type="dxa"/>
            <w:tcBorders/>
          </w:tcPr>
          <w:p>
            <w:pPr>
              <w:pStyle w:val="Normal"/>
              <w:spacing w:before="0" w:after="160"/>
              <w:rPr>
                <w:sz w:val="22"/>
              </w:rPr>
            </w:pPr>
            <w:r>
              <w:rPr>
                <w:sz w:val="22"/>
              </w:rPr>
              <w:t>Mengungkapkan, mengumumkan, membagikan, mentransfer, atau mengalihkan data.</w:t>
            </w:r>
          </w:p>
        </w:tc>
      </w:tr>
      <w:tr>
        <w:trPr/>
        <w:tc>
          <w:tcPr>
            <w:tcW w:w="775" w:type="dxa"/>
            <w:tcBorders/>
          </w:tcPr>
          <w:p>
            <w:pPr>
              <w:pStyle w:val="Normal"/>
              <w:spacing w:before="0" w:after="160"/>
              <w:rPr>
                <w:sz w:val="22"/>
              </w:rPr>
            </w:pPr>
            <w:r>
              <w:rPr>
                <w:sz w:val="22"/>
              </w:rPr>
              <w:t>F6</w:t>
            </w:r>
          </w:p>
        </w:tc>
        <w:tc>
          <w:tcPr>
            <w:tcW w:w="2910" w:type="dxa"/>
            <w:tcBorders/>
          </w:tcPr>
          <w:p>
            <w:pPr>
              <w:pStyle w:val="Normal"/>
              <w:spacing w:before="0" w:after="160"/>
              <w:rPr>
                <w:sz w:val="22"/>
              </w:rPr>
            </w:pPr>
            <w:r>
              <w:rPr>
                <w:sz w:val="22"/>
              </w:rPr>
              <w:t>Retensi dan penghapusan</w:t>
            </w:r>
          </w:p>
        </w:tc>
        <w:tc>
          <w:tcPr>
            <w:tcW w:w="5675" w:type="dxa"/>
            <w:tcBorders/>
          </w:tcPr>
          <w:p>
            <w:pPr>
              <w:pStyle w:val="Normal"/>
              <w:spacing w:before="0" w:after="160"/>
              <w:rPr>
                <w:sz w:val="22"/>
              </w:rPr>
            </w:pPr>
            <w:r>
              <w:rPr>
                <w:sz w:val="22"/>
              </w:rPr>
              <w:t>Masa retensi, penghentian, penghapusan, pemusnahan.</w:t>
            </w:r>
          </w:p>
        </w:tc>
      </w:tr>
      <w:tr>
        <w:trPr/>
        <w:tc>
          <w:tcPr>
            <w:tcW w:w="775" w:type="dxa"/>
            <w:tcBorders/>
          </w:tcPr>
          <w:p>
            <w:pPr>
              <w:pStyle w:val="Normal"/>
              <w:spacing w:before="0" w:after="160"/>
              <w:rPr>
                <w:sz w:val="22"/>
              </w:rPr>
            </w:pPr>
            <w:r>
              <w:rPr>
                <w:sz w:val="22"/>
              </w:rPr>
              <w:t>F7</w:t>
            </w:r>
          </w:p>
        </w:tc>
        <w:tc>
          <w:tcPr>
            <w:tcW w:w="2910" w:type="dxa"/>
            <w:tcBorders/>
          </w:tcPr>
          <w:p>
            <w:pPr>
              <w:pStyle w:val="Normal"/>
              <w:spacing w:before="0" w:after="160"/>
              <w:rPr>
                <w:sz w:val="22"/>
              </w:rPr>
            </w:pPr>
            <w:r>
              <w:rPr>
                <w:sz w:val="22"/>
              </w:rPr>
              <w:t>Tata kelola dan hak subjek</w:t>
            </w:r>
          </w:p>
        </w:tc>
        <w:tc>
          <w:tcPr>
            <w:tcW w:w="5675" w:type="dxa"/>
            <w:tcBorders/>
          </w:tcPr>
          <w:p>
            <w:pPr>
              <w:pStyle w:val="Normal"/>
              <w:spacing w:before="0" w:after="160"/>
              <w:rPr>
                <w:sz w:val="22"/>
              </w:rPr>
            </w:pPr>
            <w:r>
              <w:rPr>
                <w:sz w:val="22"/>
              </w:rPr>
              <w:t>Akuntabilitas, pencatatan, audit, pelaksanaan hak, penanganan insiden.</w:t>
            </w:r>
          </w:p>
        </w:tc>
      </w:tr>
      <w:tr>
        <w:trPr/>
        <w:tc>
          <w:tcPr>
            <w:tcW w:w="775" w:type="dxa"/>
            <w:tcBorders/>
          </w:tcPr>
          <w:p>
            <w:pPr>
              <w:pStyle w:val="Normal"/>
              <w:spacing w:before="0" w:after="160"/>
              <w:rPr>
                <w:sz w:val="22"/>
              </w:rPr>
            </w:pPr>
            <w:r>
              <w:rPr>
                <w:sz w:val="22"/>
              </w:rPr>
              <w:t>F8</w:t>
            </w:r>
          </w:p>
        </w:tc>
        <w:tc>
          <w:tcPr>
            <w:tcW w:w="2910" w:type="dxa"/>
            <w:tcBorders/>
          </w:tcPr>
          <w:p>
            <w:pPr>
              <w:pStyle w:val="Normal"/>
              <w:spacing w:before="0" w:after="160"/>
              <w:rPr>
                <w:sz w:val="22"/>
              </w:rPr>
            </w:pPr>
            <w:r>
              <w:rPr>
                <w:sz w:val="22"/>
              </w:rPr>
              <w:t>Lintas tahap atau tidak spesifik</w:t>
            </w:r>
          </w:p>
        </w:tc>
        <w:tc>
          <w:tcPr>
            <w:tcW w:w="5675" w:type="dxa"/>
            <w:tcBorders/>
          </w:tcPr>
          <w:p>
            <w:pPr>
              <w:pStyle w:val="Normal"/>
              <w:spacing w:before="0" w:after="160"/>
              <w:rPr>
                <w:sz w:val="22"/>
              </w:rPr>
            </w:pPr>
            <w:r>
              <w:rPr>
                <w:sz w:val="22"/>
              </w:rPr>
              <w:t>Tidak terikat satu tahap, atau mencakup seluruh siklus (misalnya "sejak diperoleh hingga dimusnahkan").</w:t>
            </w:r>
          </w:p>
        </w:tc>
      </w:tr>
    </w:tbl>
    <w:p>
      <w:pPr>
        <w:pStyle w:val="Normal"/>
        <w:rPr/>
      </w:pPr>
      <w:r>
        <w:rPr/>
      </w:r>
    </w:p>
    <w:p>
      <w:pPr>
        <w:pStyle w:val="Heading3"/>
        <w:spacing w:before="0" w:after="80"/>
        <w:rPr/>
      </w:pPr>
      <w:r>
        <w:rPr/>
        <w:t>7.3 V9: Kandidat Kebutuhan SRS</w:t>
      </w:r>
    </w:p>
    <w:p>
      <w:pPr>
        <w:pStyle w:val="Normal"/>
        <w:rPr/>
      </w:pPr>
      <w:r>
        <w:rPr/>
        <w:t>Pembagian mengikuti pemisahan umum dalam rekayasa kebutuhan: kebutuhan fungsional, non-fungsional, dan batasan (misalnya pada ISO/IEC/IEEE 29148). Nilai V9 dari isi teks pada ayat dominan, bukan dari V5. Gunakan urutan pemeriksaan: K2, lalu K3, lalu K1, lalu K4, lalu K5. Berhenti pada kode pertama yang cocok. Urutan ini menempatkan atribut non-fungsional (K2 dan K3) sebelum fungsi (K1) karena tuntutan tertentu seperti “mengenkripsi data” tetap dapat ditulis “Sistem harus …” tetapi intinya pelindungan.</w:t>
      </w:r>
    </w:p>
    <w:tbl>
      <w:tblPr>
        <w:tblStyle w:val="TableGrid"/>
        <w:tblW w:w="9358"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780"/>
        <w:gridCol w:w="1482"/>
        <w:gridCol w:w="4368"/>
        <w:gridCol w:w="2728"/>
      </w:tblGrid>
      <w:tr>
        <w:trPr>
          <w:tblHeader w:val="true"/>
        </w:trPr>
        <w:tc>
          <w:tcPr>
            <w:tcW w:w="780" w:type="dxa"/>
            <w:tcBorders/>
            <w:shd w:color="auto" w:fill="F2F2F2" w:val="clear"/>
          </w:tcPr>
          <w:p>
            <w:pPr>
              <w:pStyle w:val="Normal"/>
              <w:spacing w:before="0" w:after="160"/>
              <w:rPr>
                <w:sz w:val="22"/>
              </w:rPr>
            </w:pPr>
            <w:r>
              <w:rPr>
                <w:sz w:val="22"/>
              </w:rPr>
              <w:t>Kode</w:t>
            </w:r>
          </w:p>
        </w:tc>
        <w:tc>
          <w:tcPr>
            <w:tcW w:w="1482" w:type="dxa"/>
            <w:tcBorders/>
            <w:shd w:color="auto" w:fill="F2F2F2" w:val="clear"/>
          </w:tcPr>
          <w:p>
            <w:pPr>
              <w:pStyle w:val="Normal"/>
              <w:spacing w:before="0" w:after="160"/>
              <w:rPr>
                <w:sz w:val="22"/>
              </w:rPr>
            </w:pPr>
            <w:r>
              <w:rPr>
                <w:sz w:val="22"/>
              </w:rPr>
              <w:t>Jenis</w:t>
            </w:r>
          </w:p>
        </w:tc>
        <w:tc>
          <w:tcPr>
            <w:tcW w:w="4368" w:type="dxa"/>
            <w:tcBorders/>
            <w:shd w:color="auto" w:fill="F2F2F2" w:val="clear"/>
          </w:tcPr>
          <w:p>
            <w:pPr>
              <w:pStyle w:val="Normal"/>
              <w:spacing w:before="0" w:after="160"/>
              <w:rPr>
                <w:sz w:val="22"/>
              </w:rPr>
            </w:pPr>
            <w:r>
              <w:rPr>
                <w:sz w:val="22"/>
              </w:rPr>
              <w:t>Definisi</w:t>
            </w:r>
          </w:p>
        </w:tc>
        <w:tc>
          <w:tcPr>
            <w:tcW w:w="2728" w:type="dxa"/>
            <w:tcBorders/>
            <w:shd w:color="auto" w:fill="F2F2F2" w:val="clear"/>
          </w:tcPr>
          <w:p>
            <w:pPr>
              <w:pStyle w:val="Normal"/>
              <w:spacing w:before="0" w:after="160"/>
              <w:rPr>
                <w:sz w:val="22"/>
              </w:rPr>
            </w:pPr>
            <w:r>
              <w:rPr>
                <w:sz w:val="22"/>
              </w:rPr>
              <w:t>Pertanyaan uji</w:t>
            </w:r>
          </w:p>
        </w:tc>
      </w:tr>
      <w:tr>
        <w:trPr/>
        <w:tc>
          <w:tcPr>
            <w:tcW w:w="780" w:type="dxa"/>
            <w:tcBorders/>
          </w:tcPr>
          <w:p>
            <w:pPr>
              <w:pStyle w:val="Normal"/>
              <w:spacing w:before="0" w:after="160"/>
              <w:rPr>
                <w:sz w:val="22"/>
              </w:rPr>
            </w:pPr>
            <w:r>
              <w:rPr>
                <w:sz w:val="22"/>
              </w:rPr>
              <w:t>K1</w:t>
            </w:r>
          </w:p>
        </w:tc>
        <w:tc>
          <w:tcPr>
            <w:tcW w:w="1482" w:type="dxa"/>
            <w:tcBorders/>
          </w:tcPr>
          <w:p>
            <w:pPr>
              <w:pStyle w:val="Normal"/>
              <w:spacing w:before="0" w:after="160"/>
              <w:rPr>
                <w:sz w:val="22"/>
              </w:rPr>
            </w:pPr>
            <w:r>
              <w:rPr>
                <w:sz w:val="22"/>
              </w:rPr>
              <w:t>Fungsional</w:t>
            </w:r>
          </w:p>
        </w:tc>
        <w:tc>
          <w:tcPr>
            <w:tcW w:w="4368" w:type="dxa"/>
            <w:tcBorders/>
          </w:tcPr>
          <w:p>
            <w:pPr>
              <w:pStyle w:val="Normal"/>
              <w:spacing w:before="0" w:after="160"/>
              <w:rPr>
                <w:sz w:val="22"/>
              </w:rPr>
            </w:pPr>
            <w:r>
              <w:rPr>
                <w:sz w:val="22"/>
              </w:rPr>
              <w:t>Tuntutan atas satu aksi spesifik yang dipicu peristiwa atau permintaan dan dapat diuji lulus atau gagal (misalnya: meminta atau mencatat persetujuan, menghapus, menghentikan pemrosesan, menyediakan akses, atau menampilkan informasi).</w:t>
            </w:r>
          </w:p>
        </w:tc>
        <w:tc>
          <w:tcPr>
            <w:tcW w:w="2728" w:type="dxa"/>
            <w:tcBorders/>
          </w:tcPr>
          <w:p>
            <w:pPr>
              <w:pStyle w:val="Normal"/>
              <w:spacing w:before="0" w:after="160"/>
              <w:rPr>
                <w:sz w:val="22"/>
              </w:rPr>
            </w:pPr>
            <w:r>
              <w:rPr>
                <w:sz w:val="22"/>
              </w:rPr>
              <w:t>Dapatkah ditulis "Sistem harus [melakukan X]" dengan hasil hanya lulus atau gagal?</w:t>
            </w:r>
          </w:p>
        </w:tc>
      </w:tr>
      <w:tr>
        <w:trPr/>
        <w:tc>
          <w:tcPr>
            <w:tcW w:w="780" w:type="dxa"/>
            <w:tcBorders/>
          </w:tcPr>
          <w:p>
            <w:pPr>
              <w:pStyle w:val="Normal"/>
              <w:spacing w:before="0" w:after="160"/>
              <w:rPr>
                <w:sz w:val="22"/>
              </w:rPr>
            </w:pPr>
            <w:r>
              <w:rPr>
                <w:sz w:val="22"/>
              </w:rPr>
              <w:t>K2</w:t>
            </w:r>
          </w:p>
        </w:tc>
        <w:tc>
          <w:tcPr>
            <w:tcW w:w="1482" w:type="dxa"/>
            <w:tcBorders/>
          </w:tcPr>
          <w:p>
            <w:pPr>
              <w:pStyle w:val="Normal"/>
              <w:spacing w:before="0" w:after="160"/>
              <w:rPr>
                <w:sz w:val="22"/>
              </w:rPr>
            </w:pPr>
            <w:r>
              <w:rPr>
                <w:sz w:val="22"/>
              </w:rPr>
              <w:t>Non-fungsional: keamanan dan kerahasiaan</w:t>
            </w:r>
          </w:p>
        </w:tc>
        <w:tc>
          <w:tcPr>
            <w:tcW w:w="4368" w:type="dxa"/>
            <w:tcBorders/>
          </w:tcPr>
          <w:p>
            <w:pPr>
              <w:pStyle w:val="Normal"/>
              <w:spacing w:before="0" w:after="160"/>
              <w:rPr>
                <w:sz w:val="22"/>
              </w:rPr>
            </w:pPr>
            <w:r>
              <w:rPr>
                <w:sz w:val="22"/>
              </w:rPr>
              <w:t>Inti teks melindungi kerahasiaan, keutuhan, atau ketersediaan data dari akses, pemrosesan, atau gangguan yang tidak sah. Larangan atas suatu perbuatan (misalnya memperoleh atau mengumpulkan data secara melawan hukum) bukan K2 melainkan K4.</w:t>
            </w:r>
          </w:p>
        </w:tc>
        <w:tc>
          <w:tcPr>
            <w:tcW w:w="2728" w:type="dxa"/>
            <w:tcBorders/>
          </w:tcPr>
          <w:p>
            <w:pPr>
              <w:pStyle w:val="Normal"/>
              <w:spacing w:before="0" w:after="160"/>
              <w:rPr>
                <w:sz w:val="22"/>
              </w:rPr>
            </w:pPr>
            <w:r>
              <w:rPr>
                <w:sz w:val="22"/>
              </w:rPr>
              <w:t>Apakah inti teks melindungi data dari akses atau gangguan tidak sah?</w:t>
            </w:r>
          </w:p>
        </w:tc>
      </w:tr>
      <w:tr>
        <w:trPr/>
        <w:tc>
          <w:tcPr>
            <w:tcW w:w="780" w:type="dxa"/>
            <w:tcBorders/>
          </w:tcPr>
          <w:p>
            <w:pPr>
              <w:pStyle w:val="Normal"/>
              <w:spacing w:before="0" w:after="160"/>
              <w:rPr>
                <w:sz w:val="22"/>
              </w:rPr>
            </w:pPr>
            <w:r>
              <w:rPr>
                <w:sz w:val="22"/>
              </w:rPr>
              <w:t>K3</w:t>
            </w:r>
          </w:p>
        </w:tc>
        <w:tc>
          <w:tcPr>
            <w:tcW w:w="1482" w:type="dxa"/>
            <w:tcBorders/>
          </w:tcPr>
          <w:p>
            <w:pPr>
              <w:pStyle w:val="Normal"/>
              <w:spacing w:before="0" w:after="160"/>
              <w:rPr>
                <w:sz w:val="22"/>
              </w:rPr>
            </w:pPr>
            <w:r>
              <w:rPr>
                <w:sz w:val="22"/>
              </w:rPr>
              <w:t>Non-fungsional: mutu data, kepatuhan, dan akuntabilitas</w:t>
            </w:r>
          </w:p>
        </w:tc>
        <w:tc>
          <w:tcPr>
            <w:tcW w:w="4368" w:type="dxa"/>
            <w:tcBorders/>
          </w:tcPr>
          <w:p>
            <w:pPr>
              <w:pStyle w:val="Normal"/>
              <w:spacing w:before="0" w:after="160"/>
              <w:rPr>
                <w:sz w:val="22"/>
              </w:rPr>
            </w:pPr>
            <w:r>
              <w:rPr>
                <w:sz w:val="22"/>
              </w:rPr>
              <w:t>Tuntutan yang berlaku lintas kegiatan sistem: akurasi, kelengkapan, dan pembaruan data; jejak atau log untuk audit; pencatatan seluruh kegiatan; dokumentasi; transparansi proses.</w:t>
            </w:r>
          </w:p>
        </w:tc>
        <w:tc>
          <w:tcPr>
            <w:tcW w:w="2728" w:type="dxa"/>
            <w:tcBorders/>
          </w:tcPr>
          <w:p>
            <w:pPr>
              <w:pStyle w:val="Normal"/>
              <w:spacing w:before="0" w:after="160"/>
              <w:rPr>
                <w:sz w:val="22"/>
              </w:rPr>
            </w:pPr>
            <w:r>
              <w:rPr>
                <w:sz w:val="22"/>
              </w:rPr>
              <w:t>Apakah ini mutu atau bukti yang berlaku untuk seluruh sistem, bukan hanya satu operasi?</w:t>
            </w:r>
          </w:p>
        </w:tc>
      </w:tr>
      <w:tr>
        <w:trPr/>
        <w:tc>
          <w:tcPr>
            <w:tcW w:w="780" w:type="dxa"/>
            <w:tcBorders/>
          </w:tcPr>
          <w:p>
            <w:pPr>
              <w:pStyle w:val="Normal"/>
              <w:spacing w:before="0" w:after="160"/>
              <w:rPr>
                <w:sz w:val="22"/>
              </w:rPr>
            </w:pPr>
            <w:r>
              <w:rPr>
                <w:sz w:val="22"/>
              </w:rPr>
              <w:t>K4</w:t>
            </w:r>
          </w:p>
        </w:tc>
        <w:tc>
          <w:tcPr>
            <w:tcW w:w="1482" w:type="dxa"/>
            <w:tcBorders/>
          </w:tcPr>
          <w:p>
            <w:pPr>
              <w:pStyle w:val="Normal"/>
              <w:spacing w:before="0" w:after="160"/>
              <w:rPr>
                <w:sz w:val="22"/>
              </w:rPr>
            </w:pPr>
            <w:r>
              <w:rPr>
                <w:sz w:val="22"/>
              </w:rPr>
              <w:t>Batasan atau aturan bisnis hukum</w:t>
            </w:r>
          </w:p>
        </w:tc>
        <w:tc>
          <w:tcPr>
            <w:tcW w:w="4368" w:type="dxa"/>
            <w:tcBorders/>
          </w:tcPr>
          <w:p>
            <w:pPr>
              <w:pStyle w:val="Normal"/>
              <w:spacing w:before="0" w:after="160"/>
              <w:rPr>
                <w:sz w:val="22"/>
              </w:rPr>
            </w:pPr>
            <w:r>
              <w:rPr>
                <w:sz w:val="22"/>
              </w:rPr>
              <w:t>Larangan, syarat, cakupan, atau pengecualian yang membatasi perilaku atau desain sistem tanpa menuntut fitur baru. Termasuk definisi yang menentukan data atau pihak yang tercakup (misalnya data pribadi, Pengendali, Prosesor, persetujuan).</w:t>
            </w:r>
          </w:p>
        </w:tc>
        <w:tc>
          <w:tcPr>
            <w:tcW w:w="2728" w:type="dxa"/>
            <w:tcBorders/>
          </w:tcPr>
          <w:p>
            <w:pPr>
              <w:pStyle w:val="Normal"/>
              <w:spacing w:before="0" w:after="160"/>
              <w:rPr>
                <w:sz w:val="22"/>
              </w:rPr>
            </w:pPr>
            <w:r>
              <w:rPr>
                <w:sz w:val="22"/>
              </w:rPr>
              <w:t>Apakah teks membatasi apa yang boleh dilakukan sistem, atau apa dan siapa yang tercakup?</w:t>
            </w:r>
          </w:p>
        </w:tc>
      </w:tr>
      <w:tr>
        <w:trPr/>
        <w:tc>
          <w:tcPr>
            <w:tcW w:w="780" w:type="dxa"/>
            <w:tcBorders/>
          </w:tcPr>
          <w:p>
            <w:pPr>
              <w:pStyle w:val="Normal"/>
              <w:spacing w:before="0" w:after="160"/>
              <w:rPr>
                <w:sz w:val="22"/>
              </w:rPr>
            </w:pPr>
            <w:r>
              <w:rPr>
                <w:sz w:val="22"/>
              </w:rPr>
              <w:t>K5</w:t>
            </w:r>
          </w:p>
        </w:tc>
        <w:tc>
          <w:tcPr>
            <w:tcW w:w="1482" w:type="dxa"/>
            <w:tcBorders/>
          </w:tcPr>
          <w:p>
            <w:pPr>
              <w:pStyle w:val="Normal"/>
              <w:spacing w:before="0" w:after="160"/>
              <w:rPr>
                <w:sz w:val="22"/>
              </w:rPr>
            </w:pPr>
            <w:r>
              <w:rPr>
                <w:sz w:val="22"/>
              </w:rPr>
              <w:t>Tidak menghasilkan kebutuhan</w:t>
            </w:r>
          </w:p>
        </w:tc>
        <w:tc>
          <w:tcPr>
            <w:tcW w:w="4368" w:type="dxa"/>
            <w:tcBorders/>
          </w:tcPr>
          <w:p>
            <w:pPr>
              <w:pStyle w:val="Normal"/>
              <w:spacing w:before="0" w:after="160"/>
              <w:rPr>
                <w:sz w:val="22"/>
              </w:rPr>
            </w:pPr>
            <w:r>
              <w:rPr>
                <w:sz w:val="22"/>
              </w:rPr>
              <w:t>Tidak ada kalimat “Sistem harus/tidak boleh …” yang dapat ditulis tanpa asumsi (definisi asumsi pada Bagian 3). Biasanya berupa asas, latar belakang, rujukan, opini, atau definisi institusional (misalnya Menteri, Lembaga, Korporasi).</w:t>
            </w:r>
          </w:p>
        </w:tc>
        <w:tc>
          <w:tcPr>
            <w:tcW w:w="2728" w:type="dxa"/>
            <w:tcBorders/>
          </w:tcPr>
          <w:p>
            <w:pPr>
              <w:pStyle w:val="Normal"/>
              <w:spacing w:before="0" w:after="160"/>
              <w:rPr>
                <w:sz w:val="22"/>
              </w:rPr>
            </w:pPr>
            <w:r>
              <w:rPr>
                <w:sz w:val="22"/>
              </w:rPr>
              <w:t>Apakah teks benar-benar tidak dapat diterjemahkan menjadi kalimat "Sistem harus/tidak boleh …"?</w:t>
            </w:r>
          </w:p>
        </w:tc>
      </w:tr>
    </w:tbl>
    <w:p>
      <w:pPr>
        <w:pStyle w:val="Normal"/>
        <w:rPr/>
      </w:pPr>
      <w:r>
        <w:rPr/>
      </w:r>
    </w:p>
    <w:p>
      <w:pPr>
        <w:pStyle w:val="Heading2"/>
        <w:spacing w:before="0" w:after="100"/>
        <w:rPr/>
      </w:pPr>
      <w:r>
        <w:rPr/>
        <w:t>8. Aturan Unit Majemuk</w:t>
      </w:r>
    </w:p>
    <w:p>
      <w:pPr>
        <w:pStyle w:val="Normal"/>
        <w:rPr/>
      </w:pPr>
      <w:r>
        <w:rPr/>
        <w:t>Banyak Pasal memuat beberapa ayat dengan isi berbeda. Satu baris tetap satu unit dan tidak dipecah.</w:t>
      </w:r>
    </w:p>
    <w:p>
      <w:pPr>
        <w:pStyle w:val="Normal"/>
        <w:numPr>
          <w:ilvl w:val="0"/>
          <w:numId w:val="15"/>
        </w:numPr>
        <w:rPr>
          <w:b/>
        </w:rPr>
      </w:pPr>
      <w:r>
        <w:rPr>
          <w:b/>
        </w:rPr>
        <w:t>Relevansi (V5):</w:t>
      </w:r>
      <w:r>
        <w:rPr>
          <w:b w:val="false"/>
          <w:bCs w:val="false"/>
        </w:rPr>
        <w:t xml:space="preserve"> nilai dari ayat dominan, yaitu ayat yang menentukan V7. Bila ayat dominan tidak dapat ditentukan, gunakan ayat (1).</w:t>
      </w:r>
    </w:p>
    <w:p>
      <w:pPr>
        <w:pStyle w:val="Normal"/>
        <w:numPr>
          <w:ilvl w:val="0"/>
          <w:numId w:val="6"/>
        </w:numPr>
        <w:rPr/>
      </w:pPr>
      <w:r>
        <w:rPr>
          <w:b/>
        </w:rPr>
        <w:t>Tema (V6):</w:t>
      </w:r>
      <w:r>
        <w:rPr/>
        <w:t xml:space="preserve"> tentukan dari ayat (1) atau kalimat pembuka. Bila ayat lebih dari satu dan temanya berbeda, pilih tema yang menempati ayat terbanyak. Bila seri, pilih tema ayat (1). Tema kedua dicatat di V10.</w:t>
      </w:r>
    </w:p>
    <w:p>
      <w:pPr>
        <w:pStyle w:val="Normal"/>
        <w:numPr>
          <w:ilvl w:val="0"/>
          <w:numId w:val="6"/>
        </w:numPr>
        <w:rPr/>
      </w:pPr>
      <w:r>
        <w:rPr>
          <w:b/>
        </w:rPr>
        <w:t>Jenis pernyataan (V7):</w:t>
      </w:r>
      <w:r>
        <w:rPr/>
        <w:t xml:space="preserve"> pilih jenis yang paling banyak muncul antar ayat. Bila seri, gunakan prioritas </w:t>
      </w:r>
      <w:r>
        <w:rPr>
          <w:b/>
        </w:rPr>
        <w:t>P1 &gt; P2 &gt; P3 &gt; P5 &gt; P4 &gt; P6 &gt; P7 &gt; P8 &gt; P9</w:t>
      </w:r>
      <w:r>
        <w:rPr/>
        <w:t>.</w:t>
      </w:r>
      <w:ins w:id="1" w:author="Claude" w:date="2026-10-19T00:00:00Z">
        <w:r>
          <w:rPr/>
          <w:t xml:space="preserve"> </w:t>
        </w:r>
      </w:ins>
      <w:r>
        <w:rPr/>
        <w:t>Urutan ini mengutamakan pernyataan yang paling operasional untuk SRS (P1 larangan dan P2 kewajiban), disusul P3 karena menyangkut hak Subjek Data Pribadi. P5 diletakkan sebelum P4 karena pengecualian membatasi norma lain sehingga lebih menentukan daripada kebolehan, sedangkan P6 sampai P9 terakhir karena tidak langsung dapat dijalankan oleh sistem. Bila tidak ada jenis yang cocok, pilih jenis terdekat dan catat alasannya di V12.</w:t>
      </w:r>
    </w:p>
    <w:p>
      <w:pPr>
        <w:pStyle w:val="Normal"/>
        <w:numPr>
          <w:ilvl w:val="0"/>
          <w:numId w:val="6"/>
        </w:numPr>
        <w:rPr/>
      </w:pPr>
      <w:r>
        <w:rPr>
          <w:b/>
        </w:rPr>
        <w:t>Subjek (V4):</w:t>
      </w:r>
      <w:r>
        <w:rPr/>
        <w:t xml:space="preserve"> subjek norma pertama. Bila Pengendali dan Prosesor disebut sama-sama, pilih S3.</w:t>
      </w:r>
    </w:p>
    <w:p>
      <w:pPr>
        <w:pStyle w:val="Normal"/>
        <w:numPr>
          <w:ilvl w:val="0"/>
          <w:numId w:val="6"/>
        </w:numPr>
        <w:rPr/>
      </w:pPr>
      <w:r>
        <w:rPr>
          <w:b/>
        </w:rPr>
        <w:t>Tahap (V8):</w:t>
      </w:r>
      <w:r>
        <w:rPr/>
        <w:t xml:space="preserve"> bila memuat beberapa tahap pada F1 sampai F6, pilih tahap </w:t>
      </w:r>
      <w:r>
        <w:rPr>
          <w:b/>
        </w:rPr>
        <w:t>paling awal</w:t>
      </w:r>
      <w:r>
        <w:rPr/>
        <w:t xml:space="preserve"> dalam siklus. Pilih F7 hanya jika fokus teks adalah tata kelola atau hak. Pilih F8 bila teks menyebut seluruh siklus.</w:t>
      </w:r>
    </w:p>
    <w:p>
      <w:pPr>
        <w:pStyle w:val="Normal"/>
        <w:numPr>
          <w:ilvl w:val="0"/>
          <w:numId w:val="6"/>
        </w:numPr>
        <w:rPr/>
      </w:pPr>
      <w:r>
        <w:rPr>
          <w:b/>
        </w:rPr>
        <w:t>Kutipan norma dalam artikel:</w:t>
      </w:r>
      <w:r>
        <w:rPr/>
        <w:t xml:space="preserve"> kodekan V6 sampai V9 menurut isi norma yang dikutip. Bila norma itu berlaku untuk sektor tertentu saja (misalnya jasa keuangan), batasi V5 pada </w:t>
      </w:r>
      <w:r>
        <w:rPr>
          <w:b/>
        </w:rPr>
        <w:t>R1</w:t>
      </w:r>
      <w:r>
        <w:rPr/>
        <w:t>.</w:t>
      </w:r>
    </w:p>
    <w:p>
      <w:pPr>
        <w:pStyle w:val="Normal"/>
        <w:numPr>
          <w:ilvl w:val="0"/>
          <w:numId w:val="6"/>
        </w:numPr>
        <w:rPr/>
      </w:pPr>
      <w:r>
        <w:rPr>
          <w:b/>
        </w:rPr>
        <w:t>Kalimat artikel yang memakai kata rujuk</w:t>
      </w:r>
      <w:r>
        <w:rPr/>
        <w:t xml:space="preserve"> ("hal tersebut", "selain itu"): baca baris sebelum dan sesudahnya sebagai unit konteks.</w:t>
      </w:r>
    </w:p>
    <w:p>
      <w:pPr>
        <w:pStyle w:val="Normal"/>
        <w:numPr>
          <w:ilvl w:val="0"/>
          <w:numId w:val="6"/>
        </w:numPr>
        <w:rPr/>
      </w:pPr>
      <w:r>
        <w:rPr>
          <w:b/>
        </w:rPr>
        <w:t>Fragmen kalimat</w:t>
      </w:r>
      <w:r>
        <w:rPr/>
        <w:t xml:space="preserve"> tanpa makna normatif yang utuh (misalnya kalimat artikel yang hanya berupa potongan frasa): V5 = R0, V6 = T16 atau T99, V7 = P8, catat di V12.</w:t>
      </w:r>
    </w:p>
    <w:p>
      <w:pPr>
        <w:pStyle w:val="Normal"/>
        <w:rPr/>
      </w:pPr>
      <w:r>
        <w:rPr/>
      </w:r>
    </w:p>
    <w:p>
      <w:pPr>
        <w:pStyle w:val="Heading2"/>
        <w:spacing w:before="0" w:after="100"/>
        <w:rPr/>
      </w:pPr>
      <w:r>
        <w:rPr/>
        <w:t>9. Aturan Konsistensi Antarvariabel</w:t>
      </w:r>
    </w:p>
    <w:p>
      <w:pPr>
        <w:pStyle w:val="Normal"/>
        <w:rPr/>
      </w:pPr>
      <w:r>
        <w:rPr/>
        <w:t>Periksa tiap baris setelah selesai. Kombinasi di bawah ini wajib dipenuhi. Bila tidak, ulangi coding atau jelaskan di V12.</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359"/>
        <w:gridCol w:w="5001"/>
      </w:tblGrid>
      <w:tr>
        <w:trPr>
          <w:tblHeader w:val="true"/>
        </w:trPr>
        <w:tc>
          <w:tcPr>
            <w:tcW w:w="4359" w:type="dxa"/>
            <w:tcBorders/>
            <w:shd w:color="auto" w:fill="F2F2F2" w:val="clear"/>
          </w:tcPr>
          <w:p>
            <w:pPr>
              <w:pStyle w:val="Normal"/>
              <w:spacing w:before="0" w:after="160"/>
              <w:rPr>
                <w:sz w:val="22"/>
              </w:rPr>
            </w:pPr>
            <w:r>
              <w:rPr>
                <w:sz w:val="22"/>
              </w:rPr>
              <w:t>Aturan</w:t>
            </w:r>
          </w:p>
        </w:tc>
        <w:tc>
          <w:tcPr>
            <w:tcW w:w="5001" w:type="dxa"/>
            <w:tcBorders/>
            <w:shd w:color="auto" w:fill="F2F2F2" w:val="clear"/>
          </w:tcPr>
          <w:p>
            <w:pPr>
              <w:pStyle w:val="Normal"/>
              <w:spacing w:before="0" w:after="160"/>
              <w:rPr>
                <w:sz w:val="22"/>
              </w:rPr>
            </w:pPr>
            <w:r>
              <w:rPr>
                <w:sz w:val="22"/>
              </w:rPr>
              <w:t>Keterangan</w:t>
            </w:r>
          </w:p>
        </w:tc>
      </w:tr>
      <w:tr>
        <w:trPr>
          <w:trHeight w:val="507" w:hRule="atLeast"/>
        </w:trPr>
        <w:tc>
          <w:tcPr>
            <w:tcW w:w="4359" w:type="dxa"/>
            <w:tcBorders/>
          </w:tcPr>
          <w:p>
            <w:pPr>
              <w:pStyle w:val="Normal"/>
              <w:spacing w:before="0" w:after="160"/>
              <w:rPr>
                <w:sz w:val="22"/>
              </w:rPr>
            </w:pPr>
            <w:r>
              <w:rPr>
                <w:sz w:val="22"/>
              </w:rPr>
              <w:t>R0 harus berpasangan dengan K5</w:t>
            </w:r>
          </w:p>
        </w:tc>
        <w:tc>
          <w:tcPr>
            <w:tcW w:w="5001" w:type="dxa"/>
            <w:tcBorders/>
          </w:tcPr>
          <w:p>
            <w:pPr>
              <w:pStyle w:val="Normal"/>
              <w:spacing w:before="0" w:after="160"/>
              <w:rPr>
                <w:sz w:val="22"/>
              </w:rPr>
            </w:pPr>
            <w:r>
              <w:rPr>
                <w:sz w:val="22"/>
              </w:rPr>
              <w:t>Teks tidak relevan tidak menghasilkan kebutuhan.</w:t>
            </w:r>
          </w:p>
        </w:tc>
      </w:tr>
      <w:tr>
        <w:trPr/>
        <w:tc>
          <w:tcPr>
            <w:tcW w:w="4359" w:type="dxa"/>
            <w:tcBorders/>
          </w:tcPr>
          <w:p>
            <w:pPr>
              <w:pStyle w:val="Normal"/>
              <w:spacing w:before="0" w:after="160"/>
              <w:rPr>
                <w:sz w:val="22"/>
              </w:rPr>
            </w:pPr>
            <w:r>
              <w:rPr>
                <w:sz w:val="22"/>
              </w:rPr>
              <w:t>R1 tidak berpasangan dengan K1</w:t>
            </w:r>
          </w:p>
        </w:tc>
        <w:tc>
          <w:tcPr>
            <w:tcW w:w="5001" w:type="dxa"/>
            <w:tcBorders/>
          </w:tcPr>
          <w:p>
            <w:pPr>
              <w:pStyle w:val="Normal"/>
              <w:spacing w:before="0" w:after="160"/>
              <w:rPr>
                <w:sz w:val="22"/>
              </w:rPr>
            </w:pPr>
            <w:r>
              <w:rPr>
                <w:sz w:val="22"/>
              </w:rPr>
              <w:t>Teks tidak langsung (R1) tidak menuntut aksi sistem yang dapat langsung diuji. R1 boleh berpasangan dengan K2, K3, K4, atau K5.</w:t>
            </w:r>
          </w:p>
        </w:tc>
      </w:tr>
      <w:tr>
        <w:trPr/>
        <w:tc>
          <w:tcPr>
            <w:tcW w:w="4359" w:type="dxa"/>
            <w:tcBorders/>
          </w:tcPr>
          <w:p>
            <w:pPr>
              <w:pStyle w:val="Normal"/>
              <w:spacing w:before="0" w:after="160"/>
              <w:rPr>
                <w:sz w:val="22"/>
              </w:rPr>
            </w:pPr>
            <w:r>
              <w:rPr>
                <w:sz w:val="22"/>
              </w:rPr>
              <w:t>R2 hanya berpasangan dengan K1, K2, K3, atau K4</w:t>
            </w:r>
          </w:p>
        </w:tc>
        <w:tc>
          <w:tcPr>
            <w:tcW w:w="5001" w:type="dxa"/>
            <w:tcBorders/>
          </w:tcPr>
          <w:p>
            <w:pPr>
              <w:pStyle w:val="Normal"/>
              <w:spacing w:before="0" w:after="160"/>
              <w:rPr>
                <w:sz w:val="22"/>
              </w:rPr>
            </w:pPr>
            <w:r>
              <w:rPr>
                <w:sz w:val="22"/>
              </w:rPr>
              <w:t>Teks langsung harus dapat diturunkan menjadi kebutuhan.</w:t>
            </w:r>
          </w:p>
        </w:tc>
      </w:tr>
      <w:tr>
        <w:trPr/>
        <w:tc>
          <w:tcPr>
            <w:tcW w:w="4359" w:type="dxa"/>
            <w:tcBorders>
              <w:top w:val="nil"/>
            </w:tcBorders>
          </w:tcPr>
          <w:p>
            <w:pPr>
              <w:pStyle w:val="Normal"/>
              <w:spacing w:before="0" w:after="160"/>
              <w:rPr>
                <w:sz w:val="22"/>
              </w:rPr>
            </w:pPr>
            <w:r>
              <w:rPr>
                <w:sz w:val="22"/>
              </w:rPr>
              <w:t>R2 tidak berpasangan dengan S6, S7, atau S8</w:t>
            </w:r>
          </w:p>
        </w:tc>
        <w:tc>
          <w:tcPr>
            <w:tcW w:w="5001" w:type="dxa"/>
            <w:tcBorders>
              <w:top w:val="nil"/>
            </w:tcBorders>
          </w:tcPr>
          <w:p>
            <w:pPr>
              <w:pStyle w:val="Normal"/>
              <w:spacing w:before="0" w:after="160"/>
              <w:rPr>
                <w:sz w:val="22"/>
              </w:rPr>
            </w:pPr>
            <w:r>
              <w:rPr>
                <w:sz w:val="22"/>
              </w:rPr>
              <w:t>Norma yang hanya menyasar instansi, otoritas, atau sektor tertentu adalah R1 (Bagian 6.1).</w:t>
            </w:r>
          </w:p>
        </w:tc>
      </w:tr>
      <w:tr>
        <w:trPr/>
        <w:tc>
          <w:tcPr>
            <w:tcW w:w="4359" w:type="dxa"/>
            <w:tcBorders/>
          </w:tcPr>
          <w:p>
            <w:pPr>
              <w:pStyle w:val="Normal"/>
              <w:spacing w:before="0" w:after="160"/>
              <w:rPr>
                <w:sz w:val="22"/>
              </w:rPr>
            </w:pPr>
            <w:r>
              <w:rPr>
                <w:sz w:val="22"/>
              </w:rPr>
              <w:t>P9 hanya berpasangan dengan T17</w:t>
            </w:r>
          </w:p>
        </w:tc>
        <w:tc>
          <w:tcPr>
            <w:tcW w:w="5001" w:type="dxa"/>
            <w:tcBorders/>
          </w:tcPr>
          <w:p>
            <w:pPr>
              <w:pStyle w:val="Normal"/>
              <w:spacing w:before="0" w:after="160"/>
              <w:rPr>
                <w:sz w:val="22"/>
              </w:rPr>
            </w:pPr>
            <w:r>
              <w:rPr>
                <w:sz w:val="22"/>
              </w:rPr>
              <w:t>Rujukan tanpa isi norma adalah T17.</w:t>
            </w:r>
          </w:p>
        </w:tc>
      </w:tr>
      <w:tr>
        <w:trPr/>
        <w:tc>
          <w:tcPr>
            <w:tcW w:w="4359" w:type="dxa"/>
            <w:tcBorders>
              <w:top w:val="nil"/>
            </w:tcBorders>
          </w:tcPr>
          <w:p>
            <w:pPr>
              <w:pStyle w:val="Normal"/>
              <w:spacing w:before="0" w:after="160"/>
              <w:rPr>
                <w:sz w:val="22"/>
              </w:rPr>
            </w:pPr>
            <w:r>
              <w:rPr>
                <w:sz w:val="22"/>
              </w:rPr>
              <w:t>T17 atau P9 harus berpasangan dengan R0</w:t>
            </w:r>
          </w:p>
        </w:tc>
        <w:tc>
          <w:tcPr>
            <w:tcW w:w="5001" w:type="dxa"/>
            <w:tcBorders>
              <w:top w:val="nil"/>
            </w:tcBorders>
          </w:tcPr>
          <w:p>
            <w:pPr>
              <w:pStyle w:val="Normal"/>
              <w:spacing w:before="0" w:after="160"/>
              <w:rPr>
                <w:sz w:val="22"/>
              </w:rPr>
            </w:pPr>
            <w:r>
              <w:rPr>
                <w:sz w:val="22"/>
              </w:rPr>
              <w:t>Rujukan tanpa isi norma tidak relevan terhadap perilaku sistem.</w:t>
            </w:r>
          </w:p>
        </w:tc>
      </w:tr>
      <w:tr>
        <w:trPr/>
        <w:tc>
          <w:tcPr>
            <w:tcW w:w="4359" w:type="dxa"/>
            <w:tcBorders/>
          </w:tcPr>
          <w:p>
            <w:pPr>
              <w:pStyle w:val="Normal"/>
              <w:spacing w:before="0" w:after="160"/>
              <w:rPr>
                <w:sz w:val="22"/>
              </w:rPr>
            </w:pPr>
            <w:r>
              <w:rPr>
                <w:sz w:val="22"/>
              </w:rPr>
              <w:t>T01 biasanya berpasangan dengan P6</w:t>
            </w:r>
          </w:p>
        </w:tc>
        <w:tc>
          <w:tcPr>
            <w:tcW w:w="5001" w:type="dxa"/>
            <w:tcBorders/>
          </w:tcPr>
          <w:p>
            <w:pPr>
              <w:pStyle w:val="Normal"/>
              <w:spacing w:before="0" w:after="160"/>
              <w:rPr>
                <w:sz w:val="22"/>
              </w:rPr>
            </w:pPr>
            <w:r>
              <w:rPr>
                <w:sz w:val="22"/>
              </w:rPr>
              <w:t>Bila tidak, jelaskan di V12.</w:t>
            </w:r>
          </w:p>
        </w:tc>
      </w:tr>
      <w:tr>
        <w:trPr/>
        <w:tc>
          <w:tcPr>
            <w:tcW w:w="4359" w:type="dxa"/>
            <w:tcBorders/>
          </w:tcPr>
          <w:p>
            <w:pPr>
              <w:pStyle w:val="Normal"/>
              <w:spacing w:before="0" w:after="160"/>
              <w:rPr>
                <w:sz w:val="22"/>
              </w:rPr>
            </w:pPr>
            <w:r>
              <w:rPr>
                <w:sz w:val="22"/>
              </w:rPr>
              <w:t>P1 biasanya berpasangan dengan K4</w:t>
            </w:r>
          </w:p>
        </w:tc>
        <w:tc>
          <w:tcPr>
            <w:tcW w:w="5001" w:type="dxa"/>
            <w:tcBorders/>
          </w:tcPr>
          <w:p>
            <w:pPr>
              <w:pStyle w:val="Normal"/>
              <w:spacing w:before="0" w:after="160"/>
              <w:rPr>
                <w:sz w:val="22"/>
              </w:rPr>
            </w:pPr>
            <w:r>
              <w:rPr>
                <w:sz w:val="22"/>
              </w:rPr>
              <w:t>Larangan menjadi batasan. Bila tidak, jelaskan di V12.</w:t>
            </w:r>
          </w:p>
        </w:tc>
      </w:tr>
      <w:tr>
        <w:trPr/>
        <w:tc>
          <w:tcPr>
            <w:tcW w:w="4359" w:type="dxa"/>
            <w:tcBorders/>
          </w:tcPr>
          <w:p>
            <w:pPr>
              <w:pStyle w:val="Normal"/>
              <w:spacing w:before="0" w:after="160"/>
              <w:rPr>
                <w:sz w:val="22"/>
              </w:rPr>
            </w:pPr>
            <w:r>
              <w:rPr>
                <w:sz w:val="22"/>
              </w:rPr>
              <w:t>Tanpa subjek eksplisit, V4 = S9</w:t>
            </w:r>
          </w:p>
        </w:tc>
        <w:tc>
          <w:tcPr>
            <w:tcW w:w="5001" w:type="dxa"/>
            <w:tcBorders/>
          </w:tcPr>
          <w:p>
            <w:pPr>
              <w:pStyle w:val="Normal"/>
              <w:spacing w:before="0" w:after="160"/>
              <w:rPr>
                <w:sz w:val="22"/>
              </w:rPr>
            </w:pPr>
            <w:r>
              <w:rPr>
                <w:sz w:val="22"/>
              </w:rPr>
              <w:t>Jangan menebak subjek.</w:t>
            </w:r>
          </w:p>
        </w:tc>
      </w:tr>
    </w:tbl>
    <w:p>
      <w:pPr>
        <w:pStyle w:val="Normal"/>
        <w:rPr/>
      </w:pPr>
      <w:r>
        <w:rPr/>
      </w:r>
    </w:p>
    <w:p>
      <w:pPr>
        <w:pStyle w:val="Heading2"/>
        <w:spacing w:before="0" w:after="100"/>
        <w:rPr/>
      </w:pPr>
      <w:r>
        <w:rPr/>
        <w:t>10. Catatan Khusus per Dokumen</w:t>
      </w:r>
    </w:p>
    <w:p>
      <w:pPr>
        <w:pStyle w:val="Normal"/>
        <w:numPr>
          <w:ilvl w:val="0"/>
          <w:numId w:val="1"/>
        </w:numPr>
        <w:rPr/>
      </w:pPr>
      <w:r>
        <w:rPr>
          <w:b/>
        </w:rPr>
        <w:t>UU 27 Tahun 2022 (PDP):</w:t>
      </w:r>
      <w:r>
        <w:rPr/>
        <w:t xml:space="preserve"> satu baris adalah satu Pasal. Korpus tidak memuat semua Pasal (misalnya Pasal 54 dan Pasal 57 sampai 64 tidak ada). Jangan melengkapinya dari pengetahuan sendiri. Baris 44 (Pasal 17), 52 (Pasal 25), dan 73 (Pasal 46) masih memuat kalimat yang kehilangan kata; kodekan sesuai teks yang ada dan catat di V12.</w:t>
      </w:r>
    </w:p>
    <w:p>
      <w:pPr>
        <w:pStyle w:val="Normal"/>
        <w:numPr>
          <w:ilvl w:val="0"/>
          <w:numId w:val="1"/>
        </w:numPr>
        <w:rPr/>
      </w:pPr>
      <w:r>
        <w:rPr>
          <w:b/>
        </w:rPr>
        <w:t>Perpres 39 Tahun 2019 (Satu Data):</w:t>
      </w:r>
      <w:r>
        <w:rPr/>
        <w:t xml:space="preserve"> hanya Pasal 1 dan Pasal 39 yang berisi. Norma Pasal 39 ditujukan kepada Instansi Pusat dan Daerah, bukan publik umum, sehingga V5 maksimal R1. Definisi pada Pasal 1 menyangkut data pemerintah secara umum: V5 = R1 dan V9 = K5 karena istilahnya institusional, kecuali ada istilah inti yang menentukan cakupan data atau pihak yang tercakup (aturan K4 vs K5 pada Bagian 7.4).</w:t>
      </w:r>
    </w:p>
    <w:p>
      <w:pPr>
        <w:pStyle w:val="Normal"/>
        <w:numPr>
          <w:ilvl w:val="0"/>
          <w:numId w:val="1"/>
        </w:numPr>
        <w:rPr/>
      </w:pPr>
      <w:r>
        <w:rPr>
          <w:b/>
        </w:rPr>
        <w:t>UU 23 Tahun 2002 (Perlindungan Anak):</w:t>
      </w:r>
      <w:r>
        <w:rPr/>
        <w:t xml:space="preserve"> hanya Pasal 27 (identitas anak dan akta kelahiran). Kodekan sebagai T07. Pada Uji Implikasi, pertanyaan a dijawab Ya karena pasal ini menyangkut data identitas anak, tetapi pertanyaan b tidak terpenuhi karena pasal ini tidak mengatur pemrosesan data secara langsung sehingga masih membutuhkan asumsi tambahan (definisi asumsi pada Bagian 3). Dengan demikian V5 = R1 (kriteria e pada Bagian 6.</w:t>
      </w:r>
      <w:r>
        <w:rPr/>
        <w:t>2</w:t>
      </w:r>
      <w:r>
        <w:rPr/>
        <w:t>).</w:t>
      </w:r>
    </w:p>
    <w:p>
      <w:pPr>
        <w:pStyle w:val="Normal"/>
        <w:numPr>
          <w:ilvl w:val="0"/>
          <w:numId w:val="1"/>
        </w:numPr>
        <w:rPr/>
      </w:pPr>
      <w:r>
        <w:rPr>
          <w:b/>
        </w:rPr>
        <w:t>UU 8 Tahun 1999 (Perlindungan Konsumen):</w:t>
      </w:r>
      <w:r>
        <w:rPr/>
        <w:t xml:space="preserve"> kolom Isi kosong, sehingga tidak dikodekan. Bila Isi diisi kemudian, kategori T01 sampai T17 perlu ditinjau ulang dan codebook direvisi menjadi versi 1.1.</w:t>
      </w:r>
    </w:p>
    <w:p>
      <w:pPr>
        <w:pStyle w:val="Normal"/>
        <w:numPr>
          <w:ilvl w:val="0"/>
          <w:numId w:val="1"/>
        </w:numPr>
        <w:rPr/>
      </w:pPr>
      <w:r>
        <w:rPr>
          <w:b/>
        </w:rPr>
        <w:t>Artikel 2019MHN201:</w:t>
      </w:r>
      <w:r>
        <w:rPr/>
        <w:t xml:space="preserve"> satu baris adalah satu kalimat. Nomor kalimat tidak selalu berurutan (misalnya Kalimat 3 langsung ke Kalimat 13) karena hanya kalimat terpilih yang tersedia. Baca konteks hanya dari baris yang ada.</w:t>
      </w:r>
    </w:p>
    <w:p>
      <w:pPr>
        <w:pStyle w:val="Heading2"/>
        <w:rPr/>
      </w:pPr>
      <w:r>
        <w:rPr/>
        <w:t>11. Lembar Coding</w:t>
      </w:r>
    </w:p>
    <w:p>
      <w:pPr>
        <w:pStyle w:val="Normal"/>
        <w:rPr/>
      </w:pPr>
      <w:r>
        <w:rPr/>
        <w:t>Satu baris lembar coding sama dengan satu baris (</w:t>
      </w:r>
      <w:r>
        <w:rPr>
          <w:i/>
          <w:iCs/>
        </w:rPr>
        <w:t>recording unit</w:t>
      </w:r>
      <w:r>
        <w:rPr/>
        <w:t xml:space="preserve">). Pada lembar coding Excel, kolom BAB dan Bagian disediakan sebagai rujukan tetapi tersembunyi secara default, dan kolom Rujukan memuat Pasal (peraturan) atau Paragraf dan Kalimat (artikel). </w:t>
      </w:r>
    </w:p>
    <w:p>
      <w:pPr>
        <w:pStyle w:val="Normal"/>
        <w:rPr/>
      </w:pPr>
      <w:r>
        <w:rPr/>
        <w:t>Tabel berikut ini adalah contoh kolom dan nilainya di satu baris (</w:t>
      </w:r>
      <w:r>
        <w:rPr>
          <w:i/>
          <w:iCs/>
        </w:rPr>
        <w:t>recording unit</w:t>
      </w:r>
      <w:r>
        <w:rPr/>
        <w:t xml:space="preserve">) pada </w:t>
      </w:r>
      <w:r>
        <w:rPr>
          <w:b/>
          <w:bCs/>
        </w:rPr>
        <w:t xml:space="preserve">Lembar </w:t>
      </w:r>
      <w:r>
        <w:rPr>
          <w:b/>
          <w:bCs/>
          <w:i/>
          <w:iCs/>
          <w:u w:val="none"/>
        </w:rPr>
        <w:t>Coding</w:t>
      </w:r>
      <w:r>
        <w:rPr/>
        <w:t>:</w:t>
      </w:r>
    </w:p>
    <w:tbl>
      <w:tblPr>
        <w:tblStyle w:val="TableGrid"/>
        <w:tblW w:w="9345"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522"/>
        <w:gridCol w:w="535"/>
        <w:gridCol w:w="834"/>
        <w:gridCol w:w="549"/>
        <w:gridCol w:w="552"/>
        <w:gridCol w:w="683"/>
        <w:gridCol w:w="686"/>
        <w:gridCol w:w="618"/>
        <w:gridCol w:w="577"/>
        <w:gridCol w:w="578"/>
        <w:gridCol w:w="2511"/>
        <w:gridCol w:w="700"/>
      </w:tblGrid>
      <w:tr>
        <w:trPr>
          <w:tblHeader w:val="true"/>
        </w:trPr>
        <w:tc>
          <w:tcPr>
            <w:tcW w:w="522" w:type="dxa"/>
            <w:tcBorders/>
            <w:shd w:color="auto" w:fill="F2F2F2" w:val="clear"/>
          </w:tcPr>
          <w:p>
            <w:pPr>
              <w:pStyle w:val="Normal"/>
              <w:spacing w:before="0" w:after="160"/>
              <w:rPr>
                <w:sz w:val="20"/>
                <w:szCs w:val="20"/>
              </w:rPr>
            </w:pPr>
            <w:r>
              <w:rPr>
                <w:sz w:val="20"/>
                <w:szCs w:val="20"/>
              </w:rPr>
              <w:t>V1</w:t>
            </w:r>
          </w:p>
        </w:tc>
        <w:tc>
          <w:tcPr>
            <w:tcW w:w="535" w:type="dxa"/>
            <w:tcBorders/>
            <w:shd w:color="auto" w:fill="F2F2F2" w:val="clear"/>
          </w:tcPr>
          <w:p>
            <w:pPr>
              <w:pStyle w:val="Normal"/>
              <w:spacing w:before="0" w:after="160"/>
              <w:rPr>
                <w:sz w:val="20"/>
                <w:szCs w:val="20"/>
              </w:rPr>
            </w:pPr>
            <w:r>
              <w:rPr>
                <w:sz w:val="20"/>
                <w:szCs w:val="20"/>
              </w:rPr>
              <w:t>V2</w:t>
            </w:r>
          </w:p>
        </w:tc>
        <w:tc>
          <w:tcPr>
            <w:tcW w:w="834" w:type="dxa"/>
            <w:tcBorders/>
            <w:shd w:color="auto" w:fill="F2F2F2" w:val="clear"/>
          </w:tcPr>
          <w:p>
            <w:pPr>
              <w:pStyle w:val="Normal"/>
              <w:spacing w:before="0" w:after="160"/>
              <w:rPr>
                <w:sz w:val="20"/>
                <w:szCs w:val="20"/>
              </w:rPr>
            </w:pPr>
            <w:r>
              <w:rPr>
                <w:sz w:val="20"/>
                <w:szCs w:val="20"/>
              </w:rPr>
              <w:t>V3</w:t>
            </w:r>
          </w:p>
        </w:tc>
        <w:tc>
          <w:tcPr>
            <w:tcW w:w="549" w:type="dxa"/>
            <w:tcBorders>
              <w:right w:val="nil"/>
            </w:tcBorders>
            <w:shd w:color="auto" w:fill="F2F2F2" w:val="clear"/>
          </w:tcPr>
          <w:p>
            <w:pPr>
              <w:pStyle w:val="Normal"/>
              <w:spacing w:before="0" w:after="160"/>
              <w:rPr>
                <w:sz w:val="20"/>
                <w:szCs w:val="20"/>
              </w:rPr>
            </w:pPr>
            <w:r>
              <w:rPr>
                <w:sz w:val="20"/>
                <w:szCs w:val="20"/>
              </w:rPr>
              <w:t>V4</w:t>
            </w:r>
          </w:p>
        </w:tc>
        <w:tc>
          <w:tcPr>
            <w:tcW w:w="552" w:type="dxa"/>
            <w:tcBorders/>
            <w:shd w:color="auto" w:fill="F2F2F2" w:val="clear"/>
          </w:tcPr>
          <w:p>
            <w:pPr>
              <w:pStyle w:val="Normal"/>
              <w:spacing w:before="0" w:after="160"/>
              <w:rPr>
                <w:sz w:val="20"/>
                <w:szCs w:val="20"/>
              </w:rPr>
            </w:pPr>
            <w:r>
              <w:rPr>
                <w:sz w:val="20"/>
                <w:szCs w:val="20"/>
              </w:rPr>
              <w:t>V5</w:t>
            </w:r>
          </w:p>
        </w:tc>
        <w:tc>
          <w:tcPr>
            <w:tcW w:w="683" w:type="dxa"/>
            <w:tcBorders/>
            <w:shd w:color="auto" w:fill="F2F2F2" w:val="clear"/>
          </w:tcPr>
          <w:p>
            <w:pPr>
              <w:pStyle w:val="Normal"/>
              <w:spacing w:before="0" w:after="160"/>
              <w:rPr>
                <w:sz w:val="20"/>
                <w:szCs w:val="20"/>
              </w:rPr>
            </w:pPr>
            <w:r>
              <w:rPr>
                <w:sz w:val="20"/>
                <w:szCs w:val="20"/>
              </w:rPr>
              <w:t>V6</w:t>
            </w:r>
          </w:p>
        </w:tc>
        <w:tc>
          <w:tcPr>
            <w:tcW w:w="686" w:type="dxa"/>
            <w:tcBorders/>
            <w:shd w:color="auto" w:fill="F2F2F2" w:val="clear"/>
          </w:tcPr>
          <w:p>
            <w:pPr>
              <w:pStyle w:val="Normal"/>
              <w:spacing w:before="0" w:after="160"/>
              <w:rPr>
                <w:sz w:val="20"/>
                <w:szCs w:val="20"/>
              </w:rPr>
            </w:pPr>
            <w:r>
              <w:rPr>
                <w:sz w:val="20"/>
                <w:szCs w:val="20"/>
              </w:rPr>
              <w:t>V7</w:t>
            </w:r>
          </w:p>
        </w:tc>
        <w:tc>
          <w:tcPr>
            <w:tcW w:w="618" w:type="dxa"/>
            <w:tcBorders/>
            <w:shd w:color="auto" w:fill="F2F2F2" w:val="clear"/>
          </w:tcPr>
          <w:p>
            <w:pPr>
              <w:pStyle w:val="Normal"/>
              <w:spacing w:before="0" w:after="160"/>
              <w:rPr>
                <w:sz w:val="20"/>
                <w:szCs w:val="20"/>
              </w:rPr>
            </w:pPr>
            <w:r>
              <w:rPr>
                <w:sz w:val="20"/>
                <w:szCs w:val="20"/>
              </w:rPr>
              <w:t>V8</w:t>
            </w:r>
          </w:p>
        </w:tc>
        <w:tc>
          <w:tcPr>
            <w:tcW w:w="577" w:type="dxa"/>
            <w:tcBorders/>
            <w:shd w:color="auto" w:fill="F2F2F2" w:val="clear"/>
          </w:tcPr>
          <w:p>
            <w:pPr>
              <w:pStyle w:val="Normal"/>
              <w:spacing w:before="0" w:after="160"/>
              <w:rPr>
                <w:sz w:val="20"/>
                <w:szCs w:val="20"/>
              </w:rPr>
            </w:pPr>
            <w:r>
              <w:rPr>
                <w:sz w:val="20"/>
                <w:szCs w:val="20"/>
              </w:rPr>
              <w:t>V9</w:t>
            </w:r>
          </w:p>
        </w:tc>
        <w:tc>
          <w:tcPr>
            <w:tcW w:w="578" w:type="dxa"/>
            <w:tcBorders/>
            <w:shd w:color="auto" w:fill="F2F2F2" w:val="clear"/>
          </w:tcPr>
          <w:p>
            <w:pPr>
              <w:pStyle w:val="Normal"/>
              <w:spacing w:before="0" w:after="160"/>
              <w:rPr>
                <w:sz w:val="20"/>
                <w:szCs w:val="20"/>
              </w:rPr>
            </w:pPr>
            <w:r>
              <w:rPr>
                <w:sz w:val="20"/>
                <w:szCs w:val="20"/>
              </w:rPr>
              <w:t>V10</w:t>
            </w:r>
          </w:p>
        </w:tc>
        <w:tc>
          <w:tcPr>
            <w:tcW w:w="2511" w:type="dxa"/>
            <w:tcBorders/>
            <w:shd w:color="auto" w:fill="F2F2F2" w:val="clear"/>
          </w:tcPr>
          <w:p>
            <w:pPr>
              <w:pStyle w:val="Normal"/>
              <w:spacing w:before="0" w:after="160"/>
              <w:rPr>
                <w:sz w:val="20"/>
                <w:szCs w:val="20"/>
              </w:rPr>
            </w:pPr>
            <w:r>
              <w:rPr>
                <w:sz w:val="20"/>
                <w:szCs w:val="20"/>
              </w:rPr>
              <w:t>V11 Draf_Kebutuhan</w:t>
            </w:r>
          </w:p>
        </w:tc>
        <w:tc>
          <w:tcPr>
            <w:tcW w:w="700" w:type="dxa"/>
            <w:tcBorders/>
            <w:shd w:color="auto" w:fill="F2F2F2" w:val="clear"/>
          </w:tcPr>
          <w:p>
            <w:pPr>
              <w:pStyle w:val="Normal"/>
              <w:spacing w:before="0" w:after="160"/>
              <w:rPr>
                <w:sz w:val="20"/>
                <w:szCs w:val="20"/>
              </w:rPr>
            </w:pPr>
            <w:r>
              <w:rPr>
                <w:sz w:val="20"/>
                <w:szCs w:val="20"/>
              </w:rPr>
              <w:t>V12</w:t>
            </w:r>
          </w:p>
        </w:tc>
      </w:tr>
      <w:tr>
        <w:trPr/>
        <w:tc>
          <w:tcPr>
            <w:tcW w:w="522" w:type="dxa"/>
            <w:tcBorders/>
          </w:tcPr>
          <w:p>
            <w:pPr>
              <w:pStyle w:val="Normal"/>
              <w:spacing w:before="0" w:after="160"/>
              <w:rPr>
                <w:sz w:val="22"/>
              </w:rPr>
            </w:pPr>
            <w:r>
              <w:rPr>
                <w:sz w:val="22"/>
              </w:rPr>
              <w:t>...</w:t>
            </w:r>
          </w:p>
        </w:tc>
        <w:tc>
          <w:tcPr>
            <w:tcW w:w="535" w:type="dxa"/>
            <w:tcBorders/>
          </w:tcPr>
          <w:p>
            <w:pPr>
              <w:pStyle w:val="Normal"/>
              <w:spacing w:before="0" w:after="160"/>
              <w:rPr>
                <w:sz w:val="22"/>
              </w:rPr>
            </w:pPr>
            <w:r>
              <w:rPr>
                <w:sz w:val="22"/>
              </w:rPr>
              <w:t>...</w:t>
            </w:r>
          </w:p>
        </w:tc>
        <w:tc>
          <w:tcPr>
            <w:tcW w:w="834" w:type="dxa"/>
            <w:tcBorders/>
          </w:tcPr>
          <w:p>
            <w:pPr>
              <w:pStyle w:val="Normal"/>
              <w:spacing w:before="0" w:after="160"/>
              <w:rPr>
                <w:sz w:val="22"/>
              </w:rPr>
            </w:pPr>
            <w:r>
              <w:rPr>
                <w:sz w:val="22"/>
              </w:rPr>
              <w:t>...</w:t>
            </w:r>
          </w:p>
        </w:tc>
        <w:tc>
          <w:tcPr>
            <w:tcW w:w="549" w:type="dxa"/>
            <w:tcBorders>
              <w:right w:val="nil"/>
            </w:tcBorders>
          </w:tcPr>
          <w:p>
            <w:pPr>
              <w:pStyle w:val="Normal"/>
              <w:spacing w:before="0" w:after="160"/>
              <w:rPr>
                <w:sz w:val="22"/>
              </w:rPr>
            </w:pPr>
            <w:r>
              <w:rPr>
                <w:sz w:val="22"/>
              </w:rPr>
            </w:r>
          </w:p>
        </w:tc>
        <w:tc>
          <w:tcPr>
            <w:tcW w:w="552" w:type="dxa"/>
            <w:tcBorders/>
          </w:tcPr>
          <w:p>
            <w:pPr>
              <w:pStyle w:val="Normal"/>
              <w:spacing w:before="0" w:after="160"/>
              <w:rPr>
                <w:sz w:val="22"/>
              </w:rPr>
            </w:pPr>
            <w:r>
              <w:rPr>
                <w:sz w:val="22"/>
              </w:rPr>
              <w:t>...</w:t>
            </w:r>
          </w:p>
        </w:tc>
        <w:tc>
          <w:tcPr>
            <w:tcW w:w="683" w:type="dxa"/>
            <w:tcBorders/>
          </w:tcPr>
          <w:p>
            <w:pPr>
              <w:pStyle w:val="Normal"/>
              <w:spacing w:before="0" w:after="160"/>
              <w:rPr>
                <w:sz w:val="22"/>
              </w:rPr>
            </w:pPr>
            <w:r>
              <w:rPr>
                <w:sz w:val="22"/>
              </w:rPr>
              <w:t>...</w:t>
            </w:r>
          </w:p>
        </w:tc>
        <w:tc>
          <w:tcPr>
            <w:tcW w:w="686" w:type="dxa"/>
            <w:tcBorders/>
          </w:tcPr>
          <w:p>
            <w:pPr>
              <w:pStyle w:val="Normal"/>
              <w:spacing w:before="0" w:after="160"/>
              <w:rPr>
                <w:sz w:val="22"/>
              </w:rPr>
            </w:pPr>
            <w:r>
              <w:rPr>
                <w:sz w:val="22"/>
              </w:rPr>
              <w:t>...</w:t>
            </w:r>
          </w:p>
        </w:tc>
        <w:tc>
          <w:tcPr>
            <w:tcW w:w="618" w:type="dxa"/>
            <w:tcBorders/>
          </w:tcPr>
          <w:p>
            <w:pPr>
              <w:pStyle w:val="Normal"/>
              <w:spacing w:before="0" w:after="160"/>
              <w:rPr>
                <w:sz w:val="22"/>
              </w:rPr>
            </w:pPr>
            <w:r>
              <w:rPr>
                <w:sz w:val="22"/>
              </w:rPr>
              <w:t>...</w:t>
            </w:r>
          </w:p>
        </w:tc>
        <w:tc>
          <w:tcPr>
            <w:tcW w:w="577" w:type="dxa"/>
            <w:tcBorders/>
          </w:tcPr>
          <w:p>
            <w:pPr>
              <w:pStyle w:val="Normal"/>
              <w:spacing w:before="0" w:after="160"/>
              <w:rPr>
                <w:sz w:val="22"/>
              </w:rPr>
            </w:pPr>
            <w:r>
              <w:rPr>
                <w:sz w:val="22"/>
              </w:rPr>
              <w:t>...</w:t>
            </w:r>
          </w:p>
        </w:tc>
        <w:tc>
          <w:tcPr>
            <w:tcW w:w="578" w:type="dxa"/>
            <w:tcBorders/>
          </w:tcPr>
          <w:p>
            <w:pPr>
              <w:pStyle w:val="Normal"/>
              <w:spacing w:before="0" w:after="160"/>
              <w:rPr>
                <w:sz w:val="22"/>
              </w:rPr>
            </w:pPr>
            <w:r>
              <w:rPr>
                <w:sz w:val="22"/>
              </w:rPr>
              <w:t>...</w:t>
            </w:r>
          </w:p>
        </w:tc>
        <w:tc>
          <w:tcPr>
            <w:tcW w:w="2511" w:type="dxa"/>
            <w:tcBorders/>
          </w:tcPr>
          <w:p>
            <w:pPr>
              <w:pStyle w:val="Normal"/>
              <w:spacing w:before="0" w:after="160"/>
              <w:rPr>
                <w:sz w:val="22"/>
              </w:rPr>
            </w:pPr>
            <w:r>
              <w:rPr>
                <w:sz w:val="22"/>
              </w:rPr>
              <w:t>...</w:t>
            </w:r>
          </w:p>
        </w:tc>
        <w:tc>
          <w:tcPr>
            <w:tcW w:w="700" w:type="dxa"/>
            <w:tcBorders/>
          </w:tcPr>
          <w:p>
            <w:pPr>
              <w:pStyle w:val="Normal"/>
              <w:spacing w:before="0" w:after="160"/>
              <w:rPr>
                <w:sz w:val="22"/>
              </w:rPr>
            </w:pPr>
            <w:r>
              <w:rPr>
                <w:sz w:val="22"/>
              </w:rPr>
              <w:t>...</w:t>
            </w:r>
          </w:p>
        </w:tc>
      </w:tr>
      <w:tr>
        <w:trPr/>
        <w:tc>
          <w:tcPr>
            <w:tcW w:w="522" w:type="dxa"/>
            <w:tcBorders>
              <w:top w:val="nil"/>
            </w:tcBorders>
          </w:tcPr>
          <w:p>
            <w:pPr>
              <w:pStyle w:val="Normal"/>
              <w:spacing w:before="0" w:after="160"/>
              <w:rPr>
                <w:sz w:val="22"/>
              </w:rPr>
            </w:pPr>
            <w:r>
              <w:rPr>
                <w:sz w:val="22"/>
              </w:rPr>
              <w:t>67</w:t>
            </w:r>
          </w:p>
        </w:tc>
        <w:tc>
          <w:tcPr>
            <w:tcW w:w="535" w:type="dxa"/>
            <w:tcBorders>
              <w:top w:val="nil"/>
            </w:tcBorders>
          </w:tcPr>
          <w:p>
            <w:pPr>
              <w:pStyle w:val="Normal"/>
              <w:spacing w:before="0" w:after="160"/>
              <w:rPr>
                <w:sz w:val="22"/>
              </w:rPr>
            </w:pPr>
            <w:r>
              <w:rPr>
                <w:sz w:val="22"/>
              </w:rPr>
              <w:t>C1</w:t>
            </w:r>
          </w:p>
        </w:tc>
        <w:tc>
          <w:tcPr>
            <w:tcW w:w="834" w:type="dxa"/>
            <w:tcBorders>
              <w:top w:val="nil"/>
            </w:tcBorders>
          </w:tcPr>
          <w:p>
            <w:pPr>
              <w:pStyle w:val="Normal"/>
              <w:spacing w:before="0" w:after="160"/>
              <w:rPr>
                <w:sz w:val="22"/>
              </w:rPr>
            </w:pPr>
            <w:r>
              <w:rPr>
                <w:sz w:val="22"/>
              </w:rPr>
              <w:t>UU 27 Thn 2022 (PDP)</w:t>
            </w:r>
          </w:p>
        </w:tc>
        <w:tc>
          <w:tcPr>
            <w:tcW w:w="549" w:type="dxa"/>
            <w:tcBorders>
              <w:top w:val="nil"/>
              <w:right w:val="nil"/>
            </w:tcBorders>
          </w:tcPr>
          <w:p>
            <w:pPr>
              <w:pStyle w:val="Normal"/>
              <w:spacing w:before="0" w:after="160"/>
              <w:rPr>
                <w:sz w:val="22"/>
              </w:rPr>
            </w:pPr>
            <w:r>
              <w:rPr>
                <w:sz w:val="22"/>
              </w:rPr>
              <w:t>S1</w:t>
            </w:r>
          </w:p>
        </w:tc>
        <w:tc>
          <w:tcPr>
            <w:tcW w:w="552" w:type="dxa"/>
            <w:tcBorders>
              <w:top w:val="nil"/>
            </w:tcBorders>
          </w:tcPr>
          <w:p>
            <w:pPr>
              <w:pStyle w:val="Normal"/>
              <w:spacing w:before="0" w:after="160"/>
              <w:rPr>
                <w:sz w:val="22"/>
              </w:rPr>
            </w:pPr>
            <w:r>
              <w:rPr>
                <w:sz w:val="22"/>
              </w:rPr>
              <w:t>R2</w:t>
            </w:r>
          </w:p>
        </w:tc>
        <w:tc>
          <w:tcPr>
            <w:tcW w:w="683" w:type="dxa"/>
            <w:tcBorders>
              <w:top w:val="nil"/>
            </w:tcBorders>
          </w:tcPr>
          <w:p>
            <w:pPr>
              <w:pStyle w:val="Normal"/>
              <w:spacing w:before="0" w:after="160"/>
              <w:rPr>
                <w:sz w:val="22"/>
              </w:rPr>
            </w:pPr>
            <w:r>
              <w:rPr>
                <w:sz w:val="22"/>
              </w:rPr>
              <w:t>T11</w:t>
            </w:r>
          </w:p>
        </w:tc>
        <w:tc>
          <w:tcPr>
            <w:tcW w:w="686" w:type="dxa"/>
            <w:tcBorders>
              <w:top w:val="nil"/>
            </w:tcBorders>
          </w:tcPr>
          <w:p>
            <w:pPr>
              <w:pStyle w:val="Normal"/>
              <w:spacing w:before="0" w:after="160"/>
              <w:rPr>
                <w:sz w:val="22"/>
              </w:rPr>
            </w:pPr>
            <w:r>
              <w:rPr>
                <w:sz w:val="22"/>
              </w:rPr>
              <w:t>P2</w:t>
            </w:r>
          </w:p>
        </w:tc>
        <w:tc>
          <w:tcPr>
            <w:tcW w:w="618" w:type="dxa"/>
            <w:tcBorders>
              <w:top w:val="nil"/>
            </w:tcBorders>
          </w:tcPr>
          <w:p>
            <w:pPr>
              <w:pStyle w:val="Normal"/>
              <w:spacing w:before="0" w:after="160"/>
              <w:rPr>
                <w:sz w:val="22"/>
              </w:rPr>
            </w:pPr>
            <w:r>
              <w:rPr>
                <w:sz w:val="22"/>
              </w:rPr>
              <w:t>F6</w:t>
            </w:r>
          </w:p>
        </w:tc>
        <w:tc>
          <w:tcPr>
            <w:tcW w:w="577" w:type="dxa"/>
            <w:tcBorders>
              <w:top w:val="nil"/>
            </w:tcBorders>
          </w:tcPr>
          <w:p>
            <w:pPr>
              <w:pStyle w:val="Normal"/>
              <w:spacing w:before="0" w:after="160"/>
              <w:rPr>
                <w:sz w:val="22"/>
              </w:rPr>
            </w:pPr>
            <w:r>
              <w:rPr>
                <w:sz w:val="22"/>
              </w:rPr>
              <w:t>K1</w:t>
            </w:r>
          </w:p>
        </w:tc>
        <w:tc>
          <w:tcPr>
            <w:tcW w:w="578" w:type="dxa"/>
            <w:tcBorders>
              <w:top w:val="nil"/>
            </w:tcBorders>
          </w:tcPr>
          <w:p>
            <w:pPr>
              <w:pStyle w:val="Normal"/>
              <w:spacing w:before="0" w:after="160"/>
              <w:rPr>
                <w:sz w:val="22"/>
              </w:rPr>
            </w:pPr>
            <w:r>
              <w:rPr>
                <w:sz w:val="22"/>
              </w:rPr>
            </w:r>
          </w:p>
        </w:tc>
        <w:tc>
          <w:tcPr>
            <w:tcW w:w="2511" w:type="dxa"/>
            <w:tcBorders>
              <w:top w:val="nil"/>
            </w:tcBorders>
          </w:tcPr>
          <w:p>
            <w:pPr>
              <w:pStyle w:val="Normal"/>
              <w:spacing w:before="0" w:after="160"/>
              <w:rPr>
                <w:sz w:val="22"/>
              </w:rPr>
            </w:pPr>
            <w:r>
              <w:rPr>
                <w:sz w:val="22"/>
              </w:rPr>
              <w:t>Sistem harus menghentikan pemrosesan data pribadi paling lambat 3 x 24 jam setelah penarikan persetujuan.</w:t>
            </w:r>
          </w:p>
        </w:tc>
        <w:tc>
          <w:tcPr>
            <w:tcW w:w="700" w:type="dxa"/>
            <w:tcBorders>
              <w:top w:val="nil"/>
            </w:tcBorders>
          </w:tcPr>
          <w:p>
            <w:pPr>
              <w:pStyle w:val="Normal"/>
              <w:spacing w:before="0" w:after="160"/>
              <w:rPr>
                <w:sz w:val="22"/>
              </w:rPr>
            </w:pPr>
            <w:r>
              <w:rPr>
                <w:sz w:val="22"/>
              </w:rPr>
            </w:r>
          </w:p>
        </w:tc>
      </w:tr>
      <w:tr>
        <w:trPr/>
        <w:tc>
          <w:tcPr>
            <w:tcW w:w="522" w:type="dxa"/>
            <w:tcBorders>
              <w:top w:val="nil"/>
            </w:tcBorders>
          </w:tcPr>
          <w:p>
            <w:pPr>
              <w:pStyle w:val="Normal"/>
              <w:spacing w:before="0" w:after="160"/>
              <w:rPr>
                <w:sz w:val="22"/>
              </w:rPr>
            </w:pPr>
            <w:r>
              <w:rPr>
                <w:sz w:val="22"/>
              </w:rPr>
              <w:t>...</w:t>
            </w:r>
          </w:p>
        </w:tc>
        <w:tc>
          <w:tcPr>
            <w:tcW w:w="535" w:type="dxa"/>
            <w:tcBorders>
              <w:top w:val="nil"/>
            </w:tcBorders>
          </w:tcPr>
          <w:p>
            <w:pPr>
              <w:pStyle w:val="Normal"/>
              <w:spacing w:before="0" w:after="160"/>
              <w:rPr>
                <w:sz w:val="22"/>
              </w:rPr>
            </w:pPr>
            <w:r>
              <w:rPr>
                <w:sz w:val="22"/>
              </w:rPr>
              <w:t>...</w:t>
            </w:r>
          </w:p>
        </w:tc>
        <w:tc>
          <w:tcPr>
            <w:tcW w:w="834" w:type="dxa"/>
            <w:tcBorders>
              <w:top w:val="nil"/>
            </w:tcBorders>
          </w:tcPr>
          <w:p>
            <w:pPr>
              <w:pStyle w:val="Normal"/>
              <w:spacing w:before="0" w:after="160"/>
              <w:rPr>
                <w:sz w:val="22"/>
              </w:rPr>
            </w:pPr>
            <w:r>
              <w:rPr>
                <w:sz w:val="22"/>
              </w:rPr>
              <w:t>...</w:t>
            </w:r>
          </w:p>
        </w:tc>
        <w:tc>
          <w:tcPr>
            <w:tcW w:w="549" w:type="dxa"/>
            <w:tcBorders>
              <w:top w:val="nil"/>
              <w:right w:val="nil"/>
            </w:tcBorders>
          </w:tcPr>
          <w:p>
            <w:pPr>
              <w:pStyle w:val="Normal"/>
              <w:spacing w:before="0" w:after="160"/>
              <w:rPr>
                <w:sz w:val="22"/>
              </w:rPr>
            </w:pPr>
            <w:r>
              <w:rPr>
                <w:sz w:val="22"/>
              </w:rPr>
            </w:r>
          </w:p>
        </w:tc>
        <w:tc>
          <w:tcPr>
            <w:tcW w:w="552" w:type="dxa"/>
            <w:tcBorders>
              <w:top w:val="nil"/>
            </w:tcBorders>
          </w:tcPr>
          <w:p>
            <w:pPr>
              <w:pStyle w:val="Normal"/>
              <w:spacing w:before="0" w:after="160"/>
              <w:rPr>
                <w:sz w:val="22"/>
              </w:rPr>
            </w:pPr>
            <w:r>
              <w:rPr>
                <w:sz w:val="22"/>
              </w:rPr>
              <w:t>...</w:t>
            </w:r>
          </w:p>
        </w:tc>
        <w:tc>
          <w:tcPr>
            <w:tcW w:w="683" w:type="dxa"/>
            <w:tcBorders>
              <w:top w:val="nil"/>
            </w:tcBorders>
          </w:tcPr>
          <w:p>
            <w:pPr>
              <w:pStyle w:val="Normal"/>
              <w:spacing w:before="0" w:after="160"/>
              <w:rPr>
                <w:sz w:val="22"/>
              </w:rPr>
            </w:pPr>
            <w:r>
              <w:rPr>
                <w:sz w:val="22"/>
              </w:rPr>
              <w:t>...</w:t>
            </w:r>
          </w:p>
        </w:tc>
        <w:tc>
          <w:tcPr>
            <w:tcW w:w="686" w:type="dxa"/>
            <w:tcBorders>
              <w:top w:val="nil"/>
            </w:tcBorders>
          </w:tcPr>
          <w:p>
            <w:pPr>
              <w:pStyle w:val="Normal"/>
              <w:spacing w:before="0" w:after="160"/>
              <w:rPr>
                <w:sz w:val="22"/>
              </w:rPr>
            </w:pPr>
            <w:r>
              <w:rPr>
                <w:sz w:val="22"/>
              </w:rPr>
              <w:t>...</w:t>
            </w:r>
          </w:p>
        </w:tc>
        <w:tc>
          <w:tcPr>
            <w:tcW w:w="618" w:type="dxa"/>
            <w:tcBorders>
              <w:top w:val="nil"/>
            </w:tcBorders>
          </w:tcPr>
          <w:p>
            <w:pPr>
              <w:pStyle w:val="Normal"/>
              <w:spacing w:before="0" w:after="160"/>
              <w:rPr>
                <w:sz w:val="22"/>
              </w:rPr>
            </w:pPr>
            <w:r>
              <w:rPr>
                <w:sz w:val="22"/>
              </w:rPr>
              <w:t>...</w:t>
            </w:r>
          </w:p>
        </w:tc>
        <w:tc>
          <w:tcPr>
            <w:tcW w:w="577" w:type="dxa"/>
            <w:tcBorders>
              <w:top w:val="nil"/>
            </w:tcBorders>
          </w:tcPr>
          <w:p>
            <w:pPr>
              <w:pStyle w:val="Normal"/>
              <w:spacing w:before="0" w:after="160"/>
              <w:rPr>
                <w:sz w:val="22"/>
              </w:rPr>
            </w:pPr>
            <w:r>
              <w:rPr>
                <w:sz w:val="22"/>
              </w:rPr>
              <w:t>...</w:t>
            </w:r>
          </w:p>
        </w:tc>
        <w:tc>
          <w:tcPr>
            <w:tcW w:w="578" w:type="dxa"/>
            <w:tcBorders>
              <w:top w:val="nil"/>
            </w:tcBorders>
          </w:tcPr>
          <w:p>
            <w:pPr>
              <w:pStyle w:val="Normal"/>
              <w:spacing w:before="0" w:after="160"/>
              <w:rPr>
                <w:sz w:val="22"/>
              </w:rPr>
            </w:pPr>
            <w:r>
              <w:rPr>
                <w:sz w:val="22"/>
              </w:rPr>
              <w:t>...</w:t>
            </w:r>
          </w:p>
        </w:tc>
        <w:tc>
          <w:tcPr>
            <w:tcW w:w="2511" w:type="dxa"/>
            <w:tcBorders>
              <w:top w:val="nil"/>
            </w:tcBorders>
          </w:tcPr>
          <w:p>
            <w:pPr>
              <w:pStyle w:val="Normal"/>
              <w:spacing w:before="0" w:after="160"/>
              <w:rPr>
                <w:sz w:val="22"/>
              </w:rPr>
            </w:pPr>
            <w:r>
              <w:rPr>
                <w:sz w:val="22"/>
              </w:rPr>
              <w:t>...</w:t>
            </w:r>
          </w:p>
        </w:tc>
        <w:tc>
          <w:tcPr>
            <w:tcW w:w="700" w:type="dxa"/>
            <w:tcBorders>
              <w:top w:val="nil"/>
            </w:tcBorders>
          </w:tcPr>
          <w:p>
            <w:pPr>
              <w:pStyle w:val="Normal"/>
              <w:spacing w:before="0" w:after="160"/>
              <w:rPr>
                <w:sz w:val="22"/>
              </w:rPr>
            </w:pPr>
            <w:r>
              <w:rPr>
                <w:sz w:val="22"/>
              </w:rPr>
              <w:t>...</w:t>
            </w:r>
          </w:p>
        </w:tc>
      </w:tr>
    </w:tbl>
    <w:p>
      <w:pPr>
        <w:pStyle w:val="Normal"/>
        <w:rPr/>
      </w:pPr>
      <w:r>
        <w:rPr/>
      </w:r>
    </w:p>
    <w:p>
      <w:pPr>
        <w:pStyle w:val="Normal"/>
        <w:rPr/>
      </w:pPr>
      <w:r>
        <w:rPr/>
        <w:t xml:space="preserve">Tabel berikut ini menjelaskan kolom dan nilai yang sah pada satu baris untuk diisikan ke lembar </w:t>
      </w:r>
      <w:r>
        <w:rPr>
          <w:i/>
          <w:iCs/>
        </w:rPr>
        <w:t>coding</w:t>
      </w:r>
      <w:r>
        <w:rPr/>
        <w:t>:</w:t>
      </w:r>
    </w:p>
    <w:tbl>
      <w:tblPr>
        <w:tblStyle w:val="TableGrid"/>
        <w:tblW w:w="9345"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2382"/>
        <w:gridCol w:w="6963"/>
      </w:tblGrid>
      <w:tr>
        <w:trPr>
          <w:tblHeader w:val="true"/>
        </w:trPr>
        <w:tc>
          <w:tcPr>
            <w:tcW w:w="2382" w:type="dxa"/>
            <w:tcBorders/>
            <w:shd w:color="auto" w:fill="F2F2F2" w:val="clear"/>
          </w:tcPr>
          <w:p>
            <w:pPr>
              <w:pStyle w:val="Normal"/>
              <w:spacing w:before="0" w:after="160"/>
              <w:rPr>
                <w:sz w:val="22"/>
              </w:rPr>
            </w:pPr>
            <w:r>
              <w:rPr>
                <w:sz w:val="22"/>
              </w:rPr>
              <w:t>Kolom</w:t>
            </w:r>
          </w:p>
        </w:tc>
        <w:tc>
          <w:tcPr>
            <w:tcW w:w="6963" w:type="dxa"/>
            <w:tcBorders/>
            <w:shd w:color="auto" w:fill="F2F2F2" w:val="clear"/>
          </w:tcPr>
          <w:p>
            <w:pPr>
              <w:pStyle w:val="Normal"/>
              <w:spacing w:before="0" w:after="160"/>
              <w:rPr>
                <w:sz w:val="22"/>
              </w:rPr>
            </w:pPr>
            <w:r>
              <w:rPr>
                <w:sz w:val="22"/>
              </w:rPr>
              <w:t>Nilai yang sah</w:t>
            </w:r>
          </w:p>
        </w:tc>
      </w:tr>
      <w:tr>
        <w:trPr/>
        <w:tc>
          <w:tcPr>
            <w:tcW w:w="2382" w:type="dxa"/>
            <w:tcBorders/>
          </w:tcPr>
          <w:p>
            <w:pPr>
              <w:pStyle w:val="Normal"/>
              <w:spacing w:before="0" w:after="160"/>
              <w:rPr>
                <w:sz w:val="22"/>
              </w:rPr>
            </w:pPr>
            <w:r>
              <w:rPr>
                <w:sz w:val="22"/>
              </w:rPr>
              <w:t>V1 ID_Unit</w:t>
            </w:r>
          </w:p>
        </w:tc>
        <w:tc>
          <w:tcPr>
            <w:tcW w:w="6963" w:type="dxa"/>
            <w:tcBorders/>
          </w:tcPr>
          <w:p>
            <w:pPr>
              <w:pStyle w:val="Normal"/>
              <w:spacing w:before="0" w:after="160"/>
              <w:rPr>
                <w:sz w:val="22"/>
              </w:rPr>
            </w:pPr>
            <w:r>
              <w:rPr>
                <w:sz w:val="22"/>
              </w:rPr>
              <w:t>Nomor baris Excel (2 sampai 86)</w:t>
            </w:r>
          </w:p>
        </w:tc>
      </w:tr>
      <w:tr>
        <w:trPr/>
        <w:tc>
          <w:tcPr>
            <w:tcW w:w="2382" w:type="dxa"/>
            <w:tcBorders/>
          </w:tcPr>
          <w:p>
            <w:pPr>
              <w:pStyle w:val="Normal"/>
              <w:spacing w:before="0" w:after="160"/>
              <w:rPr>
                <w:sz w:val="22"/>
              </w:rPr>
            </w:pPr>
            <w:r>
              <w:rPr>
                <w:sz w:val="22"/>
              </w:rPr>
              <w:t>V2 Kode_Coder</w:t>
            </w:r>
          </w:p>
        </w:tc>
        <w:tc>
          <w:tcPr>
            <w:tcW w:w="6963" w:type="dxa"/>
            <w:tcBorders/>
          </w:tcPr>
          <w:p>
            <w:pPr>
              <w:pStyle w:val="Normal"/>
              <w:spacing w:before="0" w:after="160"/>
              <w:rPr>
                <w:sz w:val="22"/>
              </w:rPr>
            </w:pPr>
            <w:r>
              <w:rPr>
                <w:sz w:val="22"/>
              </w:rPr>
              <w:t>Inisial atau nomor coder</w:t>
            </w:r>
          </w:p>
        </w:tc>
      </w:tr>
      <w:tr>
        <w:trPr/>
        <w:tc>
          <w:tcPr>
            <w:tcW w:w="2382" w:type="dxa"/>
            <w:tcBorders/>
          </w:tcPr>
          <w:p>
            <w:pPr>
              <w:pStyle w:val="Normal"/>
              <w:spacing w:before="0" w:after="160"/>
              <w:rPr>
                <w:sz w:val="22"/>
              </w:rPr>
            </w:pPr>
            <w:r>
              <w:rPr>
                <w:sz w:val="22"/>
              </w:rPr>
              <w:t>V3 Dokumen</w:t>
            </w:r>
          </w:p>
        </w:tc>
        <w:tc>
          <w:tcPr>
            <w:tcW w:w="6963" w:type="dxa"/>
            <w:tcBorders/>
          </w:tcPr>
          <w:p>
            <w:pPr>
              <w:pStyle w:val="Normal"/>
              <w:spacing w:before="0" w:after="160"/>
              <w:rPr>
                <w:sz w:val="22"/>
              </w:rPr>
            </w:pPr>
            <w:r>
              <w:rPr>
                <w:sz w:val="22"/>
              </w:rPr>
              <w:t>Salinan kolom Dokumen</w:t>
            </w:r>
          </w:p>
        </w:tc>
      </w:tr>
      <w:tr>
        <w:trPr/>
        <w:tc>
          <w:tcPr>
            <w:tcW w:w="2382" w:type="dxa"/>
            <w:tcBorders>
              <w:top w:val="nil"/>
            </w:tcBorders>
          </w:tcPr>
          <w:p>
            <w:pPr>
              <w:pStyle w:val="Normal"/>
              <w:spacing w:before="0" w:after="160"/>
              <w:rPr>
                <w:sz w:val="22"/>
              </w:rPr>
            </w:pPr>
            <w:r>
              <w:rPr>
                <w:sz w:val="22"/>
              </w:rPr>
              <w:t>V4 Subjek_Norma</w:t>
            </w:r>
          </w:p>
        </w:tc>
        <w:tc>
          <w:tcPr>
            <w:tcW w:w="6963" w:type="dxa"/>
            <w:tcBorders>
              <w:top w:val="nil"/>
            </w:tcBorders>
          </w:tcPr>
          <w:p>
            <w:pPr>
              <w:pStyle w:val="Normal"/>
              <w:spacing w:before="0" w:after="160"/>
              <w:rPr>
                <w:sz w:val="22"/>
              </w:rPr>
            </w:pPr>
            <w:r>
              <w:rPr>
                <w:sz w:val="22"/>
              </w:rPr>
              <w:t>S1 sampai S9</w:t>
            </w:r>
          </w:p>
        </w:tc>
      </w:tr>
      <w:tr>
        <w:trPr/>
        <w:tc>
          <w:tcPr>
            <w:tcW w:w="2382" w:type="dxa"/>
            <w:tcBorders/>
          </w:tcPr>
          <w:p>
            <w:pPr>
              <w:pStyle w:val="Normal"/>
              <w:spacing w:before="0" w:after="160"/>
              <w:rPr>
                <w:sz w:val="22"/>
              </w:rPr>
            </w:pPr>
            <w:r>
              <w:rPr>
                <w:sz w:val="22"/>
              </w:rPr>
              <w:t>V5 Relevansi</w:t>
            </w:r>
          </w:p>
        </w:tc>
        <w:tc>
          <w:tcPr>
            <w:tcW w:w="6963" w:type="dxa"/>
            <w:tcBorders/>
          </w:tcPr>
          <w:p>
            <w:pPr>
              <w:pStyle w:val="Normal"/>
              <w:spacing w:before="0" w:after="160"/>
              <w:rPr>
                <w:sz w:val="22"/>
              </w:rPr>
            </w:pPr>
            <w:r>
              <w:rPr>
                <w:sz w:val="22"/>
              </w:rPr>
              <w:t>R0, R1, R2</w:t>
            </w:r>
          </w:p>
        </w:tc>
      </w:tr>
      <w:tr>
        <w:trPr/>
        <w:tc>
          <w:tcPr>
            <w:tcW w:w="2382" w:type="dxa"/>
            <w:tcBorders/>
          </w:tcPr>
          <w:p>
            <w:pPr>
              <w:pStyle w:val="Normal"/>
              <w:spacing w:before="0" w:after="160"/>
              <w:rPr>
                <w:sz w:val="22"/>
              </w:rPr>
            </w:pPr>
            <w:r>
              <w:rPr>
                <w:sz w:val="22"/>
              </w:rPr>
              <w:t>V6 Tema_Utama</w:t>
            </w:r>
          </w:p>
        </w:tc>
        <w:tc>
          <w:tcPr>
            <w:tcW w:w="6963" w:type="dxa"/>
            <w:tcBorders/>
          </w:tcPr>
          <w:p>
            <w:pPr>
              <w:pStyle w:val="Normal"/>
              <w:spacing w:before="0" w:after="160"/>
              <w:rPr>
                <w:sz w:val="22"/>
              </w:rPr>
            </w:pPr>
            <w:r>
              <w:rPr>
                <w:sz w:val="22"/>
              </w:rPr>
              <w:t>T01 sampai T17, T99</w:t>
            </w:r>
          </w:p>
        </w:tc>
      </w:tr>
      <w:tr>
        <w:trPr/>
        <w:tc>
          <w:tcPr>
            <w:tcW w:w="2382" w:type="dxa"/>
            <w:tcBorders/>
          </w:tcPr>
          <w:p>
            <w:pPr>
              <w:pStyle w:val="Normal"/>
              <w:spacing w:before="0" w:after="160"/>
              <w:rPr>
                <w:sz w:val="22"/>
              </w:rPr>
            </w:pPr>
            <w:r>
              <w:rPr>
                <w:sz w:val="22"/>
              </w:rPr>
              <w:t>V7 Jenis_Pernyataan</w:t>
            </w:r>
          </w:p>
        </w:tc>
        <w:tc>
          <w:tcPr>
            <w:tcW w:w="6963" w:type="dxa"/>
            <w:tcBorders/>
          </w:tcPr>
          <w:p>
            <w:pPr>
              <w:pStyle w:val="Normal"/>
              <w:spacing w:before="0" w:after="160"/>
              <w:rPr>
                <w:sz w:val="22"/>
              </w:rPr>
            </w:pPr>
            <w:r>
              <w:rPr>
                <w:sz w:val="22"/>
              </w:rPr>
              <w:t>P1 sampai P9</w:t>
            </w:r>
          </w:p>
        </w:tc>
      </w:tr>
      <w:tr>
        <w:trPr/>
        <w:tc>
          <w:tcPr>
            <w:tcW w:w="2382" w:type="dxa"/>
            <w:tcBorders/>
          </w:tcPr>
          <w:p>
            <w:pPr>
              <w:pStyle w:val="Normal"/>
              <w:spacing w:before="0" w:after="160"/>
              <w:rPr>
                <w:sz w:val="22"/>
              </w:rPr>
            </w:pPr>
            <w:r>
              <w:rPr>
                <w:sz w:val="22"/>
              </w:rPr>
              <w:t>V8 Tahap_Scraping</w:t>
            </w:r>
          </w:p>
        </w:tc>
        <w:tc>
          <w:tcPr>
            <w:tcW w:w="6963" w:type="dxa"/>
            <w:tcBorders/>
          </w:tcPr>
          <w:p>
            <w:pPr>
              <w:pStyle w:val="Normal"/>
              <w:spacing w:before="0" w:after="160"/>
              <w:rPr>
                <w:sz w:val="22"/>
              </w:rPr>
            </w:pPr>
            <w:r>
              <w:rPr>
                <w:sz w:val="22"/>
              </w:rPr>
              <w:t>F1 sampai F8</w:t>
            </w:r>
          </w:p>
        </w:tc>
      </w:tr>
      <w:tr>
        <w:trPr/>
        <w:tc>
          <w:tcPr>
            <w:tcW w:w="2382" w:type="dxa"/>
            <w:tcBorders/>
          </w:tcPr>
          <w:p>
            <w:pPr>
              <w:pStyle w:val="Normal"/>
              <w:spacing w:before="0" w:after="160"/>
              <w:rPr>
                <w:sz w:val="22"/>
              </w:rPr>
            </w:pPr>
            <w:r>
              <w:rPr>
                <w:sz w:val="22"/>
              </w:rPr>
              <w:t>V9 Kebutuhan_SRS</w:t>
            </w:r>
          </w:p>
        </w:tc>
        <w:tc>
          <w:tcPr>
            <w:tcW w:w="6963" w:type="dxa"/>
            <w:tcBorders/>
          </w:tcPr>
          <w:p>
            <w:pPr>
              <w:pStyle w:val="Normal"/>
              <w:spacing w:before="0" w:after="160"/>
              <w:rPr>
                <w:sz w:val="22"/>
              </w:rPr>
            </w:pPr>
            <w:r>
              <w:rPr>
                <w:sz w:val="22"/>
              </w:rPr>
              <w:t>K1 sampai K5</w:t>
            </w:r>
          </w:p>
        </w:tc>
      </w:tr>
      <w:tr>
        <w:trPr/>
        <w:tc>
          <w:tcPr>
            <w:tcW w:w="2382" w:type="dxa"/>
            <w:tcBorders/>
          </w:tcPr>
          <w:p>
            <w:pPr>
              <w:pStyle w:val="Normal"/>
              <w:spacing w:before="0" w:after="160"/>
              <w:rPr>
                <w:sz w:val="22"/>
              </w:rPr>
            </w:pPr>
            <w:r>
              <w:rPr>
                <w:sz w:val="22"/>
              </w:rPr>
              <w:t>V10 Tema_Sekunder</w:t>
            </w:r>
          </w:p>
        </w:tc>
        <w:tc>
          <w:tcPr>
            <w:tcW w:w="6963" w:type="dxa"/>
            <w:tcBorders/>
          </w:tcPr>
          <w:p>
            <w:pPr>
              <w:pStyle w:val="Normal"/>
              <w:spacing w:before="0" w:after="160"/>
              <w:rPr>
                <w:sz w:val="22"/>
              </w:rPr>
            </w:pPr>
            <w:r>
              <w:rPr>
                <w:sz w:val="22"/>
              </w:rPr>
              <w:t>T01 sampai T17 (opsional)</w:t>
            </w:r>
          </w:p>
        </w:tc>
      </w:tr>
      <w:tr>
        <w:trPr/>
        <w:tc>
          <w:tcPr>
            <w:tcW w:w="2382" w:type="dxa"/>
            <w:tcBorders/>
          </w:tcPr>
          <w:p>
            <w:pPr>
              <w:pStyle w:val="Normal"/>
              <w:spacing w:before="0" w:after="160"/>
              <w:rPr>
                <w:sz w:val="22"/>
              </w:rPr>
            </w:pPr>
            <w:r>
              <w:rPr>
                <w:sz w:val="22"/>
              </w:rPr>
              <w:t>V11 Draf_Kebutuhan</w:t>
            </w:r>
          </w:p>
        </w:tc>
        <w:tc>
          <w:tcPr>
            <w:tcW w:w="6963" w:type="dxa"/>
            <w:tcBorders/>
          </w:tcPr>
          <w:p>
            <w:pPr>
              <w:pStyle w:val="Normal"/>
              <w:spacing w:before="0" w:after="160"/>
              <w:rPr>
                <w:sz w:val="22"/>
              </w:rPr>
            </w:pPr>
            <w:r>
              <w:rPr>
                <w:sz w:val="22"/>
              </w:rPr>
              <w:t>Teks bebas, satu kalimat "Sistem harus/tidak boleh..." (opsional, untuk R2)</w:t>
            </w:r>
          </w:p>
        </w:tc>
      </w:tr>
      <w:tr>
        <w:trPr/>
        <w:tc>
          <w:tcPr>
            <w:tcW w:w="2382" w:type="dxa"/>
            <w:tcBorders/>
          </w:tcPr>
          <w:p>
            <w:pPr>
              <w:pStyle w:val="Normal"/>
              <w:spacing w:before="0" w:after="160"/>
              <w:rPr>
                <w:sz w:val="22"/>
              </w:rPr>
            </w:pPr>
            <w:r>
              <w:rPr>
                <w:sz w:val="22"/>
              </w:rPr>
              <w:t>V12 Catatan</w:t>
            </w:r>
          </w:p>
        </w:tc>
        <w:tc>
          <w:tcPr>
            <w:tcW w:w="6963" w:type="dxa"/>
            <w:tcBorders/>
          </w:tcPr>
          <w:p>
            <w:pPr>
              <w:pStyle w:val="Normal"/>
              <w:spacing w:before="0" w:after="160"/>
              <w:rPr>
                <w:sz w:val="22"/>
              </w:rPr>
            </w:pPr>
            <w:r>
              <w:rPr>
                <w:sz w:val="22"/>
              </w:rPr>
              <w:t>Teks bebas</w:t>
            </w:r>
          </w:p>
        </w:tc>
      </w:tr>
    </w:tbl>
    <w:p>
      <w:pPr>
        <w:pStyle w:val="Normal"/>
        <w:rPr/>
      </w:pPr>
      <w:r>
        <w:rPr/>
      </w:r>
    </w:p>
    <w:p>
      <w:pPr>
        <w:pStyle w:val="Heading2"/>
        <w:spacing w:before="0" w:after="100"/>
        <w:rPr/>
      </w:pPr>
      <w:r>
        <w:rPr/>
        <w:t xml:space="preserve">12. Contoh </w:t>
      </w:r>
      <w:r>
        <w:rPr>
          <w:i/>
          <w:iCs/>
        </w:rPr>
        <w:t>Coding</w:t>
      </w:r>
      <w:r>
        <w:rPr/>
        <w:t xml:space="preserve"> dan Alasannya</w:t>
      </w:r>
    </w:p>
    <w:p>
      <w:pPr>
        <w:pStyle w:val="Normal"/>
        <w:rPr/>
      </w:pPr>
      <w:r>
        <w:rPr/>
        <w:t xml:space="preserve">Tabel berikut memberi contoh </w:t>
      </w:r>
      <w:r>
        <w:rPr>
          <w:i/>
          <w:iCs/>
        </w:rPr>
        <w:t>coding</w:t>
      </w:r>
      <w:r>
        <w:rPr/>
        <w:t xml:space="preserve"> beserta alasannya. Kolom “Kode” berisi nilai V5 / V6 / V7 / V4 / V8 / V9 pada lembar </w:t>
      </w:r>
      <w:r>
        <w:rPr>
          <w:i/>
          <w:iCs/>
        </w:rPr>
        <w:t>coding</w:t>
      </w:r>
      <w:r>
        <w:rPr/>
        <w:t>.</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485"/>
        <w:gridCol w:w="1527"/>
        <w:gridCol w:w="3348"/>
      </w:tblGrid>
      <w:tr>
        <w:trPr>
          <w:tblHeader w:val="true"/>
        </w:trPr>
        <w:tc>
          <w:tcPr>
            <w:tcW w:w="4485" w:type="dxa"/>
            <w:tcBorders/>
            <w:shd w:color="auto" w:fill="F2F2F2" w:val="clear"/>
          </w:tcPr>
          <w:p>
            <w:pPr>
              <w:pStyle w:val="Normal"/>
              <w:spacing w:before="0" w:after="160"/>
              <w:rPr>
                <w:sz w:val="22"/>
              </w:rPr>
            </w:pPr>
            <w:r>
              <w:rPr>
                <w:sz w:val="22"/>
              </w:rPr>
              <w:t>Baris dan isi (ringkas)</w:t>
            </w:r>
          </w:p>
        </w:tc>
        <w:tc>
          <w:tcPr>
            <w:tcW w:w="1527" w:type="dxa"/>
            <w:tcBorders/>
            <w:shd w:color="auto" w:fill="F2F2F2" w:val="clear"/>
          </w:tcPr>
          <w:p>
            <w:pPr>
              <w:pStyle w:val="Normal"/>
              <w:spacing w:before="0" w:after="160"/>
              <w:rPr>
                <w:sz w:val="22"/>
              </w:rPr>
            </w:pPr>
            <w:r>
              <w:rPr>
                <w:sz w:val="22"/>
              </w:rPr>
              <w:t>Contoh Kode</w:t>
            </w:r>
          </w:p>
        </w:tc>
        <w:tc>
          <w:tcPr>
            <w:tcW w:w="3348" w:type="dxa"/>
            <w:tcBorders/>
            <w:shd w:color="auto" w:fill="F2F2F2" w:val="clear"/>
          </w:tcPr>
          <w:p>
            <w:pPr>
              <w:pStyle w:val="Normal"/>
              <w:spacing w:before="0" w:after="160"/>
              <w:rPr>
                <w:sz w:val="22"/>
              </w:rPr>
            </w:pPr>
            <w:r>
              <w:rPr>
                <w:sz w:val="22"/>
              </w:rPr>
              <w:t>Contoh Alasan</w:t>
            </w:r>
          </w:p>
        </w:tc>
      </w:tr>
      <w:tr>
        <w:trPr/>
        <w:tc>
          <w:tcPr>
            <w:tcW w:w="4485" w:type="dxa"/>
            <w:tcBorders/>
          </w:tcPr>
          <w:p>
            <w:pPr>
              <w:pStyle w:val="Normal"/>
              <w:spacing w:before="0" w:after="160"/>
              <w:rPr>
                <w:sz w:val="22"/>
              </w:rPr>
            </w:pPr>
            <w:r>
              <w:rPr>
                <w:sz w:val="22"/>
              </w:rPr>
              <w:t>2. Artikel MHN: sangat penting memberikan perlindungan data pribadi.</w:t>
            </w:r>
          </w:p>
        </w:tc>
        <w:tc>
          <w:tcPr>
            <w:tcW w:w="1527" w:type="dxa"/>
            <w:tcBorders/>
          </w:tcPr>
          <w:p>
            <w:pPr>
              <w:pStyle w:val="Normal"/>
              <w:spacing w:before="0" w:after="160"/>
              <w:rPr>
                <w:sz w:val="22"/>
              </w:rPr>
            </w:pPr>
            <w:r>
              <w:rPr>
                <w:sz w:val="22"/>
              </w:rPr>
              <w:t>R1 / T16 / P8 / S9 / F8 / K5</w:t>
            </w:r>
          </w:p>
        </w:tc>
        <w:tc>
          <w:tcPr>
            <w:tcW w:w="3348" w:type="dxa"/>
            <w:tcBorders/>
          </w:tcPr>
          <w:p>
            <w:pPr>
              <w:pStyle w:val="Normal"/>
              <w:spacing w:before="0" w:after="160"/>
              <w:rPr>
                <w:sz w:val="22"/>
              </w:rPr>
            </w:pPr>
            <w:r>
              <w:rPr>
                <w:sz w:val="22"/>
              </w:rPr>
              <w:t>Opini penulis tentang urgensi, tidak menghasilkan kebutuhan.</w:t>
            </w:r>
          </w:p>
        </w:tc>
      </w:tr>
      <w:tr>
        <w:trPr/>
        <w:tc>
          <w:tcPr>
            <w:tcW w:w="4485" w:type="dxa"/>
            <w:tcBorders>
              <w:top w:val="nil"/>
            </w:tcBorders>
          </w:tcPr>
          <w:p>
            <w:pPr>
              <w:pStyle w:val="Normal"/>
              <w:spacing w:before="0" w:after="160"/>
              <w:rPr>
                <w:sz w:val="22"/>
              </w:rPr>
            </w:pPr>
            <w:r>
              <w:rPr>
                <w:sz w:val="22"/>
              </w:rPr>
              <w:t>15. Artikel MHN: daftar judul UU No. 19 Tahun 2016 tentang Perubahan UU ITE.</w:t>
            </w:r>
          </w:p>
        </w:tc>
        <w:tc>
          <w:tcPr>
            <w:tcW w:w="1527" w:type="dxa"/>
            <w:tcBorders>
              <w:top w:val="nil"/>
            </w:tcBorders>
          </w:tcPr>
          <w:p>
            <w:pPr>
              <w:pStyle w:val="Normal"/>
              <w:spacing w:before="0" w:after="160"/>
              <w:rPr>
                <w:sz w:val="22"/>
              </w:rPr>
            </w:pPr>
            <w:r>
              <w:rPr>
                <w:sz w:val="22"/>
              </w:rPr>
              <w:t>R0 / T17 / P9 / S9 / F8 / K5</w:t>
            </w:r>
          </w:p>
        </w:tc>
        <w:tc>
          <w:tcPr>
            <w:tcW w:w="3348" w:type="dxa"/>
            <w:tcBorders>
              <w:top w:val="nil"/>
            </w:tcBorders>
          </w:tcPr>
          <w:p>
            <w:pPr>
              <w:pStyle w:val="Normal"/>
              <w:spacing w:before="0" w:after="160"/>
              <w:rPr>
                <w:sz w:val="22"/>
              </w:rPr>
            </w:pPr>
            <w:r>
              <w:rPr>
                <w:sz w:val="22"/>
              </w:rPr>
              <w:t>Hanya judul peraturan.</w:t>
            </w:r>
          </w:p>
        </w:tc>
      </w:tr>
      <w:tr>
        <w:trPr/>
        <w:tc>
          <w:tcPr>
            <w:tcW w:w="4485" w:type="dxa"/>
            <w:tcBorders>
              <w:top w:val="nil"/>
            </w:tcBorders>
          </w:tcPr>
          <w:p>
            <w:pPr>
              <w:pStyle w:val="Normal"/>
              <w:spacing w:before="0" w:after="160"/>
              <w:rPr>
                <w:sz w:val="22"/>
              </w:rPr>
            </w:pPr>
            <w:r>
              <w:rPr>
                <w:sz w:val="22"/>
              </w:rPr>
              <w:t>22. Artikel MHN: Pasal 30 ayat (1) Penyelenggara wajib menjaga kerahasiaan data sejak diperoleh hingga dimusnahkan.</w:t>
            </w:r>
          </w:p>
        </w:tc>
        <w:tc>
          <w:tcPr>
            <w:tcW w:w="1527" w:type="dxa"/>
            <w:tcBorders>
              <w:top w:val="nil"/>
            </w:tcBorders>
          </w:tcPr>
          <w:p>
            <w:pPr>
              <w:pStyle w:val="Normal"/>
              <w:spacing w:before="0" w:after="160"/>
              <w:rPr>
                <w:sz w:val="22"/>
              </w:rPr>
            </w:pPr>
            <w:r>
              <w:rPr>
                <w:sz w:val="22"/>
              </w:rPr>
              <w:t>R1 / T10 / P2 / S8 / F8 / K2</w:t>
            </w:r>
          </w:p>
        </w:tc>
        <w:tc>
          <w:tcPr>
            <w:tcW w:w="3348" w:type="dxa"/>
            <w:tcBorders>
              <w:top w:val="nil"/>
            </w:tcBorders>
          </w:tcPr>
          <w:p>
            <w:pPr>
              <w:pStyle w:val="Normal"/>
              <w:spacing w:before="0" w:after="160"/>
              <w:rPr>
                <w:sz w:val="22"/>
              </w:rPr>
            </w:pPr>
            <w:r>
              <w:rPr>
                <w:sz w:val="22"/>
              </w:rPr>
              <w:t>Kutipan norma sektor jasa keuangan. Siklus penuh menghasilkan F8. Isi norma adalah kewajiban kerahasiaan, sehingga nilainya K2.</w:t>
            </w:r>
          </w:p>
        </w:tc>
      </w:tr>
      <w:tr>
        <w:trPr/>
        <w:tc>
          <w:tcPr>
            <w:tcW w:w="4485" w:type="dxa"/>
            <w:tcBorders>
              <w:top w:val="nil"/>
            </w:tcBorders>
          </w:tcPr>
          <w:p>
            <w:pPr>
              <w:pStyle w:val="Normal"/>
              <w:spacing w:before="0" w:after="160"/>
              <w:rPr>
                <w:sz w:val="22"/>
              </w:rPr>
            </w:pPr>
            <w:r>
              <w:rPr>
                <w:sz w:val="22"/>
              </w:rPr>
              <w:t>28. Pasal 1 UU 27/2022: definisi Data Pribadi, Pengendali, Prosesor, dan seterusnya.</w:t>
            </w:r>
          </w:p>
        </w:tc>
        <w:tc>
          <w:tcPr>
            <w:tcW w:w="1527" w:type="dxa"/>
            <w:tcBorders>
              <w:top w:val="nil"/>
            </w:tcBorders>
          </w:tcPr>
          <w:p>
            <w:pPr>
              <w:pStyle w:val="Normal"/>
              <w:spacing w:before="0" w:after="160"/>
              <w:rPr>
                <w:sz w:val="22"/>
              </w:rPr>
            </w:pPr>
            <w:r>
              <w:rPr>
                <w:sz w:val="22"/>
              </w:rPr>
              <w:t>R1 / T01 / P6 / S9 / F8 / K4</w:t>
            </w:r>
          </w:p>
        </w:tc>
        <w:tc>
          <w:tcPr>
            <w:tcW w:w="3348" w:type="dxa"/>
            <w:tcBorders>
              <w:top w:val="nil"/>
            </w:tcBorders>
          </w:tcPr>
          <w:p>
            <w:pPr>
              <w:pStyle w:val="Normal"/>
              <w:spacing w:before="0" w:after="160"/>
              <w:rPr>
                <w:sz w:val="22"/>
              </w:rPr>
            </w:pPr>
            <w:r>
              <w:rPr>
                <w:sz w:val="22"/>
              </w:rPr>
              <w:t>Definisi memuat istilah inti (Data Pribadi, Pengendali, Prosesor) yang menentukan cakupan data dan pihak, sehingga nilainya K4.</w:t>
            </w:r>
          </w:p>
        </w:tc>
      </w:tr>
      <w:tr>
        <w:trPr/>
        <w:tc>
          <w:tcPr>
            <w:tcW w:w="4485" w:type="dxa"/>
            <w:tcBorders>
              <w:top w:val="nil"/>
            </w:tcBorders>
          </w:tcPr>
          <w:p>
            <w:pPr>
              <w:pStyle w:val="Normal"/>
              <w:spacing w:before="0" w:after="160"/>
              <w:rPr>
                <w:sz w:val="22"/>
              </w:rPr>
            </w:pPr>
            <w:r>
              <w:rPr>
                <w:sz w:val="22"/>
              </w:rPr>
              <w:t>30. Pasal 3: daftar asas (pelindungan, kepastian hukum, dst.).</w:t>
            </w:r>
          </w:p>
        </w:tc>
        <w:tc>
          <w:tcPr>
            <w:tcW w:w="1527" w:type="dxa"/>
            <w:tcBorders>
              <w:top w:val="nil"/>
            </w:tcBorders>
          </w:tcPr>
          <w:p>
            <w:pPr>
              <w:pStyle w:val="Normal"/>
              <w:spacing w:before="0" w:after="160"/>
              <w:rPr>
                <w:sz w:val="22"/>
              </w:rPr>
            </w:pPr>
            <w:r>
              <w:rPr>
                <w:sz w:val="22"/>
              </w:rPr>
              <w:t>R1 / T02 / P7 / S9 / F8 / K5</w:t>
            </w:r>
          </w:p>
        </w:tc>
        <w:tc>
          <w:tcPr>
            <w:tcW w:w="3348" w:type="dxa"/>
            <w:tcBorders>
              <w:top w:val="nil"/>
            </w:tcBorders>
          </w:tcPr>
          <w:p>
            <w:pPr>
              <w:pStyle w:val="Normal"/>
              <w:spacing w:before="0" w:after="160"/>
              <w:rPr>
                <w:sz w:val="22"/>
              </w:rPr>
            </w:pPr>
            <w:r>
              <w:rPr>
                <w:sz w:val="22"/>
              </w:rPr>
              <w:t>Asas tidak operasional dan tidak dapat diuji.</w:t>
            </w:r>
          </w:p>
        </w:tc>
      </w:tr>
      <w:tr>
        <w:trPr/>
        <w:tc>
          <w:tcPr>
            <w:tcW w:w="4485" w:type="dxa"/>
            <w:tcBorders>
              <w:top w:val="nil"/>
            </w:tcBorders>
          </w:tcPr>
          <w:p>
            <w:pPr>
              <w:pStyle w:val="Normal"/>
              <w:spacing w:before="0" w:after="160"/>
              <w:rPr>
                <w:sz w:val="22"/>
              </w:rPr>
            </w:pPr>
            <w:r>
              <w:rPr>
                <w:sz w:val="22"/>
              </w:rPr>
              <w:t>32. Pasal 5: Subjek Data Pribadi berhak mendapat informasi tentang identitas, dasar hukum, tujuan, dan penggunaan data.</w:t>
            </w:r>
          </w:p>
        </w:tc>
        <w:tc>
          <w:tcPr>
            <w:tcW w:w="1527" w:type="dxa"/>
            <w:tcBorders>
              <w:top w:val="nil"/>
            </w:tcBorders>
          </w:tcPr>
          <w:p>
            <w:pPr>
              <w:pStyle w:val="Normal"/>
              <w:spacing w:before="0" w:after="160"/>
              <w:rPr>
                <w:sz w:val="22"/>
              </w:rPr>
            </w:pPr>
            <w:r>
              <w:rPr>
                <w:sz w:val="22"/>
              </w:rPr>
              <w:t>R2 / T04 / P3 / S4 / F7 / K1</w:t>
            </w:r>
          </w:p>
        </w:tc>
        <w:tc>
          <w:tcPr>
            <w:tcW w:w="3348" w:type="dxa"/>
            <w:tcBorders>
              <w:top w:val="nil"/>
            </w:tcBorders>
          </w:tcPr>
          <w:p>
            <w:pPr>
              <w:pStyle w:val="Normal"/>
              <w:spacing w:before="0" w:after="160"/>
              <w:rPr>
                <w:sz w:val="22"/>
              </w:rPr>
            </w:pPr>
            <w:r>
              <w:rPr>
                <w:sz w:val="22"/>
              </w:rPr>
              <w:t>Hak subjek diwujudkan lewat fitur penyampaian informasi.</w:t>
            </w:r>
          </w:p>
        </w:tc>
      </w:tr>
      <w:tr>
        <w:trPr/>
        <w:tc>
          <w:tcPr>
            <w:tcW w:w="4485" w:type="dxa"/>
            <w:tcBorders/>
          </w:tcPr>
          <w:p>
            <w:pPr>
              <w:pStyle w:val="Normal"/>
              <w:spacing w:before="0" w:after="160"/>
              <w:rPr>
                <w:sz w:val="22"/>
              </w:rPr>
            </w:pPr>
            <w:r>
              <w:rPr>
                <w:sz w:val="22"/>
              </w:rPr>
              <w:t>49. Pasal 22: persetujuan dilakukan melalui persetujuan tertulis atau terekam, elektronik atau nonelektronik.</w:t>
            </w:r>
          </w:p>
        </w:tc>
        <w:tc>
          <w:tcPr>
            <w:tcW w:w="1527" w:type="dxa"/>
            <w:tcBorders/>
          </w:tcPr>
          <w:p>
            <w:pPr>
              <w:pStyle w:val="Normal"/>
              <w:spacing w:before="0" w:after="160"/>
              <w:rPr>
                <w:sz w:val="22"/>
              </w:rPr>
            </w:pPr>
            <w:r>
              <w:rPr>
                <w:sz w:val="22"/>
              </w:rPr>
              <w:t>R2 / T05 / P2 / S9 / F1 / K1</w:t>
            </w:r>
          </w:p>
        </w:tc>
        <w:tc>
          <w:tcPr>
            <w:tcW w:w="3348" w:type="dxa"/>
            <w:tcBorders/>
          </w:tcPr>
          <w:p>
            <w:pPr>
              <w:pStyle w:val="Normal"/>
              <w:spacing w:before="0" w:after="160"/>
              <w:rPr>
                <w:sz w:val="22"/>
              </w:rPr>
            </w:pPr>
            <w:r>
              <w:rPr>
                <w:sz w:val="22"/>
              </w:rPr>
              <w:t>Ayat (1) dominan. Tidak ada subjek eksplisit. Sistem harus mencatat bentuk persetujuan.</w:t>
            </w:r>
          </w:p>
        </w:tc>
      </w:tr>
      <w:tr>
        <w:trPr/>
        <w:tc>
          <w:tcPr>
            <w:tcW w:w="4485" w:type="dxa"/>
            <w:tcBorders/>
          </w:tcPr>
          <w:p>
            <w:pPr>
              <w:pStyle w:val="Normal"/>
              <w:spacing w:before="0" w:after="160"/>
              <w:rPr>
                <w:sz w:val="22"/>
              </w:rPr>
            </w:pPr>
            <w:r>
              <w:rPr>
                <w:sz w:val="22"/>
              </w:rPr>
              <w:t>62. Pasal 35: wajib melindungi dan memastikan keamanan data dengan langkah teknis operasional dan penentuan tingkat keamanan.</w:t>
            </w:r>
          </w:p>
        </w:tc>
        <w:tc>
          <w:tcPr>
            <w:tcW w:w="1527" w:type="dxa"/>
            <w:tcBorders/>
          </w:tcPr>
          <w:p>
            <w:pPr>
              <w:pStyle w:val="Normal"/>
              <w:spacing w:before="0" w:after="160"/>
              <w:rPr>
                <w:sz w:val="22"/>
              </w:rPr>
            </w:pPr>
            <w:r>
              <w:rPr>
                <w:sz w:val="22"/>
              </w:rPr>
              <w:t>R2 / T10 / P2 / S1 / F4 / K2</w:t>
            </w:r>
          </w:p>
        </w:tc>
        <w:tc>
          <w:tcPr>
            <w:tcW w:w="3348" w:type="dxa"/>
            <w:tcBorders/>
          </w:tcPr>
          <w:p>
            <w:pPr>
              <w:pStyle w:val="Normal"/>
              <w:spacing w:before="0" w:after="160"/>
              <w:rPr>
                <w:sz w:val="22"/>
              </w:rPr>
            </w:pPr>
            <w:r>
              <w:rPr>
                <w:sz w:val="22"/>
              </w:rPr>
              <w:t>Inti teks adalah pengamanan data.</w:t>
            </w:r>
          </w:p>
        </w:tc>
      </w:tr>
      <w:tr>
        <w:trPr/>
        <w:tc>
          <w:tcPr>
            <w:tcW w:w="4485" w:type="dxa"/>
            <w:tcBorders/>
          </w:tcPr>
          <w:p>
            <w:pPr>
              <w:pStyle w:val="Normal"/>
              <w:spacing w:before="0" w:after="160"/>
              <w:rPr>
                <w:sz w:val="22"/>
              </w:rPr>
            </w:pPr>
            <w:r>
              <w:rPr>
                <w:sz w:val="22"/>
              </w:rPr>
              <w:t>67. Pasal 40: wajib menghentikan pemrosesan setelah persetujuan ditarik, paling lambat 3 x 24 jam.</w:t>
            </w:r>
          </w:p>
        </w:tc>
        <w:tc>
          <w:tcPr>
            <w:tcW w:w="1527" w:type="dxa"/>
            <w:tcBorders/>
          </w:tcPr>
          <w:p>
            <w:pPr>
              <w:pStyle w:val="Normal"/>
              <w:spacing w:before="0" w:after="160"/>
              <w:rPr>
                <w:sz w:val="22"/>
              </w:rPr>
            </w:pPr>
            <w:r>
              <w:rPr>
                <w:sz w:val="22"/>
              </w:rPr>
              <w:t>R2 / T11 / P2 / S1 / F6 / K1</w:t>
            </w:r>
          </w:p>
        </w:tc>
        <w:tc>
          <w:tcPr>
            <w:tcW w:w="3348" w:type="dxa"/>
            <w:tcBorders/>
          </w:tcPr>
          <w:p>
            <w:pPr>
              <w:pStyle w:val="Normal"/>
              <w:spacing w:before="0" w:after="160"/>
              <w:rPr>
                <w:sz w:val="22"/>
              </w:rPr>
            </w:pPr>
            <w:r>
              <w:rPr>
                <w:sz w:val="22"/>
              </w:rPr>
              <w:t>Kewajiban dengan batas waktu yang dapat diuji.</w:t>
            </w:r>
          </w:p>
        </w:tc>
      </w:tr>
      <w:tr>
        <w:trPr/>
        <w:tc>
          <w:tcPr>
            <w:tcW w:w="4485" w:type="dxa"/>
            <w:tcBorders/>
          </w:tcPr>
          <w:p>
            <w:pPr>
              <w:pStyle w:val="Normal"/>
              <w:spacing w:before="0" w:after="160"/>
              <w:rPr>
                <w:sz w:val="22"/>
              </w:rPr>
            </w:pPr>
            <w:r>
              <w:rPr>
                <w:sz w:val="22"/>
              </w:rPr>
              <w:t>83. Pasal 65 UU 27/2022: dilarang secara melawan hukum memperoleh atau mengumpulkan, mengungkapkan, dan menggunakan data pribadi yang bukan milik sendiri.</w:t>
            </w:r>
          </w:p>
        </w:tc>
        <w:tc>
          <w:tcPr>
            <w:tcW w:w="1527" w:type="dxa"/>
            <w:tcBorders/>
          </w:tcPr>
          <w:p>
            <w:pPr>
              <w:pStyle w:val="Normal"/>
              <w:spacing w:before="0" w:after="160"/>
              <w:rPr>
                <w:sz w:val="22"/>
              </w:rPr>
            </w:pPr>
            <w:r>
              <w:rPr>
                <w:sz w:val="22"/>
              </w:rPr>
              <w:t>R2 / T14 / P1 / S5 / F2 / K4</w:t>
            </w:r>
          </w:p>
        </w:tc>
        <w:tc>
          <w:tcPr>
            <w:tcW w:w="3348" w:type="dxa"/>
            <w:tcBorders/>
          </w:tcPr>
          <w:p>
            <w:pPr>
              <w:pStyle w:val="Normal"/>
              <w:spacing w:before="0" w:after="160"/>
              <w:rPr>
                <w:sz w:val="22"/>
              </w:rPr>
            </w:pPr>
            <w:r>
              <w:rPr>
                <w:sz w:val="22"/>
              </w:rPr>
              <w:t>Tiga ayat semuanya larangan. Tahap paling awal adalah memperoleh dan mengumpulkan (F2). Larangan menjadi batasan desain.</w:t>
            </w:r>
          </w:p>
        </w:tc>
      </w:tr>
      <w:tr>
        <w:trPr/>
        <w:tc>
          <w:tcPr>
            <w:tcW w:w="4485" w:type="dxa"/>
            <w:tcBorders/>
          </w:tcPr>
          <w:p>
            <w:pPr>
              <w:pStyle w:val="Normal"/>
              <w:spacing w:before="0" w:after="160"/>
              <w:rPr>
                <w:sz w:val="22"/>
              </w:rPr>
            </w:pPr>
            <w:r>
              <w:rPr>
                <w:sz w:val="22"/>
              </w:rPr>
              <w:t>86. Pasal 39 Perpres 39/2019: akses data di Portal Satu Data Indonesia tidak dipungut biaya dan tidak memerlukan nota kesepahaman.</w:t>
            </w:r>
          </w:p>
        </w:tc>
        <w:tc>
          <w:tcPr>
            <w:tcW w:w="1527" w:type="dxa"/>
            <w:tcBorders/>
          </w:tcPr>
          <w:p>
            <w:pPr>
              <w:pStyle w:val="Normal"/>
              <w:spacing w:before="0" w:after="160"/>
              <w:rPr>
                <w:sz w:val="22"/>
              </w:rPr>
            </w:pPr>
            <w:r>
              <w:rPr>
                <w:sz w:val="22"/>
              </w:rPr>
              <w:t>R1 / T15 / P4 / S6 / F2 / K4</w:t>
            </w:r>
          </w:p>
        </w:tc>
        <w:tc>
          <w:tcPr>
            <w:tcW w:w="3348" w:type="dxa"/>
            <w:tcBorders/>
          </w:tcPr>
          <w:p>
            <w:pPr>
              <w:pStyle w:val="Normal"/>
              <w:spacing w:before="0" w:after="160"/>
              <w:rPr>
                <w:sz w:val="22"/>
              </w:rPr>
            </w:pPr>
            <w:r>
              <w:rPr>
                <w:sz w:val="22"/>
              </w:rPr>
              <w:t>Norma hanya ditujukan kepada Instansi, bukan publik umum. K4 dipilih karena syarat akses yang mengharuskan tanpa biaya.</w:t>
            </w:r>
          </w:p>
        </w:tc>
      </w:tr>
    </w:tbl>
    <w:p>
      <w:pPr>
        <w:pStyle w:val="Normal"/>
        <w:rPr/>
      </w:pPr>
      <w:r>
        <w:rPr/>
      </w:r>
    </w:p>
    <w:p>
      <w:pPr>
        <w:pStyle w:val="Heading2"/>
        <w:rPr/>
      </w:pPr>
      <w:r>
        <w:rPr/>
        <w:t>13. Prosedur Reliabilitas (Krippendorff's Alpha)</w:t>
      </w:r>
    </w:p>
    <w:p>
      <w:pPr>
        <w:pStyle w:val="Normal"/>
        <w:numPr>
          <w:ilvl w:val="0"/>
          <w:numId w:val="16"/>
        </w:numPr>
        <w:rPr/>
      </w:pPr>
      <w:r>
        <w:rPr>
          <w:b/>
        </w:rPr>
        <w:t>Coder:</w:t>
      </w:r>
      <w:r>
        <w:rPr/>
        <w:t xml:space="preserve"> minimal dua coder independen yang tidak berdiskusi selama </w:t>
      </w:r>
      <w:r>
        <w:rPr>
          <w:i/>
          <w:iCs/>
        </w:rPr>
        <w:t>coding</w:t>
      </w:r>
      <w:r>
        <w:rPr/>
        <w:t>. Peneliti utama berperan sebagai adjudikator.</w:t>
      </w:r>
    </w:p>
    <w:p>
      <w:pPr>
        <w:pStyle w:val="Normal"/>
        <w:numPr>
          <w:ilvl w:val="0"/>
          <w:numId w:val="6"/>
        </w:numPr>
        <w:rPr/>
      </w:pPr>
      <w:r>
        <w:rPr>
          <w:b/>
        </w:rPr>
        <w:t>Pelatihan:</w:t>
      </w:r>
      <w:r>
        <w:rPr/>
        <w:t xml:space="preserve"> </w:t>
      </w:r>
      <w:r>
        <w:rPr>
          <w:i/>
          <w:iCs/>
        </w:rPr>
        <w:t>coder</w:t>
      </w:r>
      <w:r>
        <w:rPr/>
        <w:t xml:space="preserve"> membaca seluruh </w:t>
      </w:r>
      <w:r>
        <w:rPr>
          <w:i/>
          <w:iCs/>
        </w:rPr>
        <w:t>codebook</w:t>
      </w:r>
      <w:r>
        <w:rPr/>
        <w:t xml:space="preserve"> dan mengkodekan bersama contoh pada Bagian 12.</w:t>
      </w:r>
    </w:p>
    <w:p>
      <w:pPr>
        <w:pStyle w:val="Normal"/>
        <w:numPr>
          <w:ilvl w:val="0"/>
          <w:numId w:val="6"/>
        </w:numPr>
        <w:rPr/>
      </w:pPr>
      <w:r>
        <w:rPr>
          <w:b/>
        </w:rPr>
        <w:t>Uji coba (pilot):</w:t>
      </w:r>
      <w:r>
        <w:rPr/>
        <w:t xml:space="preserve"> setiap </w:t>
      </w:r>
      <w:r>
        <w:rPr>
          <w:i/>
          <w:iCs/>
        </w:rPr>
        <w:t>coder</w:t>
      </w:r>
      <w:r>
        <w:rPr/>
        <w:t xml:space="preserve"> mengkodekan secara terpisah sekitar 12 unit yang beragam dan tidak termasuk contoh pada Bagian 12 (disarankan baris 13, 21, 25, 35, 42, 44, 52, 54, 56, 70, 79, 81; unit ini bertanda “Ya” pada lembar coding). Hitung α awal hanya sebagai diagnostik perbedaan kode, bukan sebagai bukti reliabilitas, karena sampelnya kecil. Setelah itu, diskusikan perbedaan, lalu revisi </w:t>
      </w:r>
      <w:r>
        <w:rPr>
          <w:i/>
          <w:iCs/>
        </w:rPr>
        <w:t>codebook</w:t>
      </w:r>
      <w:r>
        <w:rPr/>
        <w:t xml:space="preserve"> dan catat perubahannya. Pilot dan coding utama memakai susunan lembar coding yang sama (kolom BAB dan Bagian tetap tersembunyi).</w:t>
      </w:r>
    </w:p>
    <w:p>
      <w:pPr>
        <w:pStyle w:val="Normal"/>
        <w:numPr>
          <w:ilvl w:val="0"/>
          <w:numId w:val="6"/>
        </w:numPr>
        <w:rPr/>
      </w:pPr>
      <w:r>
        <w:rPr>
          <w:b/>
          <w:i/>
          <w:iCs/>
        </w:rPr>
        <w:t>Coding</w:t>
      </w:r>
      <w:r>
        <w:rPr>
          <w:b/>
        </w:rPr>
        <w:t xml:space="preserve"> utama:</w:t>
      </w:r>
      <w:r>
        <w:rPr/>
        <w:t xml:space="preserve"> karena korpus kecil, kedua </w:t>
      </w:r>
      <w:r>
        <w:rPr>
          <w:i/>
          <w:iCs/>
        </w:rPr>
        <w:t>coder</w:t>
      </w:r>
      <w:r>
        <w:rPr/>
        <w:t xml:space="preserve"> mengkodekan </w:t>
      </w:r>
      <w:r>
        <w:rPr>
          <w:b/>
        </w:rPr>
        <w:t>seluruh 85 unit</w:t>
      </w:r>
      <w:r>
        <w:rPr/>
        <w:t>. Unit pilot ikut dikodekan ulang dengan codebook yang sudah dibekukan, dan kode pilot sebelum revisi tidak dipakai untuk α akhir.</w:t>
      </w:r>
    </w:p>
    <w:p>
      <w:pPr>
        <w:pStyle w:val="Normal"/>
        <w:numPr>
          <w:ilvl w:val="0"/>
          <w:numId w:val="6"/>
        </w:numPr>
        <w:rPr/>
      </w:pPr>
      <w:r>
        <w:rPr>
          <w:b/>
        </w:rPr>
        <w:t>Perhitungan α sebelum rekonsiliasi:</w:t>
      </w:r>
      <w:r>
        <w:rPr/>
        <w:t xml:space="preserve"> hitung α per variabel (V5 ordinal, V6 sampai V9 nominal), disertai selang kepercayaan bootstrap. Alat yang dapat dipakai: paket </w:t>
      </w:r>
      <w:r>
        <w:rPr>
          <w:i/>
        </w:rPr>
        <w:t>krippendorff</w:t>
      </w:r>
      <w:r>
        <w:rPr/>
        <w:t xml:space="preserve"> (Python) atau fungsi </w:t>
      </w:r>
      <w:r>
        <w:rPr>
          <w:i/>
        </w:rPr>
        <w:t>kripp.alpha</w:t>
      </w:r>
      <w:r>
        <w:rPr/>
        <w:t xml:space="preserve"> pada paket </w:t>
      </w:r>
      <w:r>
        <w:rPr>
          <w:i/>
        </w:rPr>
        <w:t>irr</w:t>
      </w:r>
      <w:r>
        <w:rPr/>
        <w:t xml:space="preserve"> (R).</w:t>
      </w:r>
    </w:p>
    <w:p>
      <w:pPr>
        <w:pStyle w:val="Normal"/>
        <w:numPr>
          <w:ilvl w:val="0"/>
          <w:numId w:val="6"/>
        </w:numPr>
        <w:rPr/>
      </w:pPr>
      <w:r>
        <w:rPr>
          <w:b/>
        </w:rPr>
        <w:t>Kriteria:</w:t>
      </w:r>
      <w:r>
        <w:rPr/>
        <w:t xml:space="preserve"> α ≥ 0,800 dapat diterima. 0,667 ≤ α &lt; 0,800 hanya untuk kesimpulan tentatif. α &lt; 0,667: variabel direvisi (perjelas definisi, gabungkan kategori yang sering tertukar) dan dikodekan ulang.</w:t>
      </w:r>
    </w:p>
    <w:p>
      <w:pPr>
        <w:pStyle w:val="Normal"/>
        <w:numPr>
          <w:ilvl w:val="0"/>
          <w:numId w:val="6"/>
        </w:numPr>
        <w:rPr/>
      </w:pPr>
      <w:r>
        <w:rPr>
          <w:b/>
        </w:rPr>
        <w:t>Rekonsiliasi:</w:t>
      </w:r>
      <w:r>
        <w:rPr/>
        <w:t xml:space="preserve"> setelah α dilaporkan, perbedaan diselesaikan melalui diskusi dan adjudikasi. Data akhir adalah hasil rekonsiliasi, sedangkan α yang dilaporkan dihitung dari data sebelum rekonsiliasi.</w:t>
      </w:r>
    </w:p>
    <w:p>
      <w:pPr>
        <w:pStyle w:val="Normal"/>
        <w:numPr>
          <w:ilvl w:val="0"/>
          <w:numId w:val="6"/>
        </w:numPr>
        <w:rPr/>
      </w:pPr>
      <w:r>
        <w:rPr>
          <w:b/>
        </w:rPr>
        <w:t>Dokumentasi:</w:t>
      </w:r>
      <w:r>
        <w:rPr/>
        <w:t xml:space="preserve"> simpan lembar coding setiap </w:t>
      </w:r>
      <w:r>
        <w:rPr>
          <w:i/>
          <w:iCs/>
        </w:rPr>
        <w:t>coder</w:t>
      </w:r>
      <w:r>
        <w:rPr/>
        <w:t xml:space="preserve">, daftar perbedaan, keputusan adjudikasi, dan riwayat revisi </w:t>
      </w:r>
      <w:r>
        <w:rPr>
          <w:i/>
          <w:iCs/>
        </w:rPr>
        <w:t>codebook</w:t>
      </w:r>
      <w:r>
        <w:rPr/>
        <w:t>.</w:t>
      </w:r>
    </w:p>
    <w:p>
      <w:pPr>
        <w:pStyle w:val="Heading2"/>
        <w:rPr/>
      </w:pPr>
      <w:r>
        <w:rPr/>
        <w:t xml:space="preserve">14. Daftar Periksa </w:t>
      </w:r>
      <w:r>
        <w:rPr>
          <w:i/>
          <w:iCs/>
        </w:rPr>
        <w:t>Coder</w:t>
      </w:r>
    </w:p>
    <w:p>
      <w:pPr>
        <w:pStyle w:val="Normal"/>
        <w:rPr>
          <w:i w:val="false"/>
          <w:iCs w:val="false"/>
        </w:rPr>
      </w:pPr>
      <w:r>
        <w:rPr>
          <w:i w:val="false"/>
          <w:iCs w:val="false"/>
        </w:rPr>
        <w:t>Ganti [_] dengan [</w:t>
      </w:r>
      <w:r>
        <w:rPr>
          <w:rFonts w:eastAsia="FiraCode Nerd Font" w:cs="FiraCode Nerd Font"/>
          <w:i w:val="false"/>
          <w:iCs w:val="false"/>
        </w:rPr>
        <w:t>✓] setelah setiap butir terpenuhi.</w:t>
      </w:r>
    </w:p>
    <w:p>
      <w:pPr>
        <w:pStyle w:val="Normal"/>
        <w:numPr>
          <w:ilvl w:val="0"/>
          <w:numId w:val="1"/>
        </w:numPr>
        <w:rPr/>
      </w:pPr>
      <w:r>
        <w:rPr>
          <w:rFonts w:eastAsia="FiraCode Nerd Font" w:cs="FiraCode Nerd Font"/>
        </w:rPr>
        <w:t>[_</w:t>
      </w:r>
      <w:r>
        <w:rPr>
          <w:rFonts w:eastAsia="Calibri" w:cs="Calibri"/>
        </w:rPr>
        <w:t>]</w:t>
      </w:r>
      <w:r>
        <w:rPr/>
        <w:t xml:space="preserve"> Saya mengisi seluruh variabel wajib V1 sampai V9 untuk setiap baris.</w:t>
      </w:r>
    </w:p>
    <w:p>
      <w:pPr>
        <w:pStyle w:val="Normal"/>
        <w:numPr>
          <w:ilvl w:val="0"/>
          <w:numId w:val="1"/>
        </w:numPr>
        <w:rPr/>
      </w:pPr>
      <w:r>
        <w:rPr>
          <w:rFonts w:eastAsia="FiraCode Nerd Font" w:cs="FiraCode Nerd Font"/>
        </w:rPr>
        <w:t>[_</w:t>
      </w:r>
      <w:r>
        <w:rPr>
          <w:rFonts w:eastAsia="Calibri" w:cs="Calibri"/>
        </w:rPr>
        <w:t>]</w:t>
      </w:r>
      <w:r>
        <w:rPr/>
        <w:t xml:space="preserve"> Saya hanya mengkodekan baris dengan kolom “Isi” yang terisi.</w:t>
      </w:r>
    </w:p>
    <w:p>
      <w:pPr>
        <w:pStyle w:val="Normal"/>
        <w:numPr>
          <w:ilvl w:val="0"/>
          <w:numId w:val="1"/>
        </w:numPr>
        <w:rPr/>
      </w:pPr>
      <w:r>
        <w:rPr>
          <w:rFonts w:eastAsia="FiraCode Nerd Font" w:cs="FiraCode Nerd Font"/>
        </w:rPr>
        <w:t>[_</w:t>
      </w:r>
      <w:r>
        <w:rPr>
          <w:rFonts w:eastAsia="Calibri" w:cs="Calibri"/>
        </w:rPr>
        <w:t>]</w:t>
      </w:r>
      <w:r>
        <w:rPr/>
        <w:t xml:space="preserve"> Saya menjalankan “Uji Implikasi” sebelum menentukan V5.</w:t>
      </w:r>
    </w:p>
    <w:p>
      <w:pPr>
        <w:pStyle w:val="Normal"/>
        <w:numPr>
          <w:ilvl w:val="0"/>
          <w:numId w:val="1"/>
        </w:numPr>
        <w:rPr/>
      </w:pPr>
      <w:r>
        <w:rPr>
          <w:rFonts w:eastAsia="FiraCode Nerd Font" w:cs="FiraCode Nerd Font"/>
        </w:rPr>
        <w:t>[_</w:t>
      </w:r>
      <w:r>
        <w:rPr>
          <w:rFonts w:eastAsia="Calibri" w:cs="Calibri"/>
        </w:rPr>
        <w:t xml:space="preserve">] </w:t>
      </w:r>
      <w:r>
        <w:rPr/>
        <w:t>Saya tidak menambahkan pengetahuan dari luar teks pada baris tersebut.</w:t>
      </w:r>
    </w:p>
    <w:p>
      <w:pPr>
        <w:pStyle w:val="Normal"/>
        <w:numPr>
          <w:ilvl w:val="0"/>
          <w:numId w:val="1"/>
        </w:numPr>
        <w:rPr/>
      </w:pPr>
      <w:r>
        <w:rPr>
          <w:rFonts w:eastAsia="FiraCode Nerd Font" w:cs="FiraCode Nerd Font"/>
        </w:rPr>
        <w:t>[_</w:t>
      </w:r>
      <w:r>
        <w:rPr>
          <w:rFonts w:eastAsia="Calibri" w:cs="Calibri"/>
        </w:rPr>
        <w:t>]</w:t>
      </w:r>
      <w:r>
        <w:rPr/>
        <w:t xml:space="preserve"> Saya memakai aturan unit majemuk untuk Pasal berayat banyak.</w:t>
      </w:r>
    </w:p>
    <w:p>
      <w:pPr>
        <w:pStyle w:val="Normal"/>
        <w:numPr>
          <w:ilvl w:val="0"/>
          <w:numId w:val="1"/>
        </w:numPr>
        <w:rPr/>
      </w:pPr>
      <w:r>
        <w:rPr>
          <w:rFonts w:eastAsia="FiraCode Nerd Font" w:cs="FiraCode Nerd Font"/>
        </w:rPr>
        <w:t>[_</w:t>
      </w:r>
      <w:r>
        <w:rPr>
          <w:rFonts w:eastAsia="Calibri" w:cs="Calibri"/>
        </w:rPr>
        <w:t xml:space="preserve">] </w:t>
      </w:r>
      <w:r>
        <w:rPr/>
        <w:t>Saya sudah memeriksa aturan konsistensi (Bagian 9).</w:t>
      </w:r>
    </w:p>
    <w:p>
      <w:pPr>
        <w:pStyle w:val="Normal"/>
        <w:numPr>
          <w:ilvl w:val="0"/>
          <w:numId w:val="1"/>
        </w:numPr>
        <w:rPr/>
      </w:pPr>
      <w:r>
        <w:rPr>
          <w:rFonts w:eastAsia="FiraCode Nerd Font" w:cs="FiraCode Nerd Font"/>
        </w:rPr>
        <w:t>[_</w:t>
      </w:r>
      <w:r>
        <w:rPr>
          <w:rFonts w:eastAsia="Calibri" w:cs="Calibri"/>
        </w:rPr>
        <w:t>]</w:t>
      </w:r>
      <w:r>
        <w:rPr/>
        <w:t xml:space="preserve"> Saya mencatat setiap keraguan, salah ketik, atau teks terpotong di V12.</w:t>
      </w:r>
    </w:p>
    <w:p>
      <w:pPr>
        <w:pStyle w:val="Normal"/>
        <w:numPr>
          <w:ilvl w:val="0"/>
          <w:numId w:val="1"/>
        </w:numPr>
        <w:rPr/>
      </w:pPr>
      <w:r>
        <w:rPr>
          <w:rFonts w:eastAsia="FiraCode Nerd Font" w:cs="FiraCode Nerd Font"/>
        </w:rPr>
        <w:t>[_</w:t>
      </w:r>
      <w:r>
        <w:rPr>
          <w:rFonts w:eastAsia="Calibri" w:cs="Calibri"/>
        </w:rPr>
        <w:t>]</w:t>
      </w:r>
      <w:r>
        <w:rPr/>
        <w:t xml:space="preserve"> Saya tidak berdiskusi dengan </w:t>
      </w:r>
      <w:r>
        <w:rPr>
          <w:i/>
          <w:iCs/>
        </w:rPr>
        <w:t>coder</w:t>
      </w:r>
      <w:r>
        <w:rPr/>
        <w:t xml:space="preserve"> lain sebelum </w:t>
      </w:r>
      <w:r>
        <w:rPr>
          <w:i/>
          <w:iCs/>
        </w:rPr>
        <w:t>coding</w:t>
      </w:r>
      <w:r>
        <w:rPr/>
        <w:t xml:space="preserve"> mandiri selesai.</w:t>
      </w:r>
    </w:p>
    <w:p>
      <w:pPr>
        <w:pStyle w:val="Heading2"/>
        <w:rPr/>
      </w:pPr>
      <w:r>
        <w:rPr/>
        <w:t>15. Catatan Pengembangan Codebook</w:t>
      </w:r>
    </w:p>
    <w:p>
      <w:pPr>
        <w:pStyle w:val="Normal"/>
        <w:bidi w:val="0"/>
        <w:spacing w:before="0" w:after="160"/>
        <w:rPr/>
      </w:pPr>
      <w:r>
        <w:rPr/>
        <w:t>Kategori pada versi 1.0 sebagian besar disusun dari struktur UU 27 Tahun 2022 dan isi korpus yang tersedia, lalu disesuaikan dengan kebutuhan penurunan SRS. Kategori ini perlu diuji melalui pilot dan dapat direvisi sebelum coding utama. Setiap revisi dicatat sebagai versi baru. Kolom BAB dan Bagian pada lembar coding disembunyikan secara default untuk mengurangi pengaruh judul terhadap pemilihan tema. Keputusan ini dicatat sebagai pembatasan informasi konteks. Pemetaan baris ke tema hanya disimpan pada file kunci adjudikasi yang tidak dibagikan kepada coder, agar tidak memengaruhi coding independen.</w:t>
      </w:r>
    </w:p>
    <w:p>
      <w:pPr>
        <w:pStyle w:val="Normal"/>
        <w:bidi w:val="0"/>
        <w:spacing w:before="0" w:after="160"/>
        <w:rPr/>
      </w:pPr>
      <w:r>
        <w:rPr>
          <w:b/>
          <w:bCs/>
        </w:rPr>
        <w:t>Riwayat revisi</w:t>
      </w:r>
      <w:r>
        <w:rPr/>
        <w:t xml:space="preserve"> (definisi V5 dan V9). Definisi V5 (Bagian 3 dan 6.</w:t>
      </w:r>
      <w:r>
        <w:rPr/>
        <w:t>2</w:t>
      </w:r>
      <w:r>
        <w:rPr/>
        <w:t>) dan V9 (Bagian 7.4) disusun ulang agar konsisten: V5 ditentukan ada tidaknya norma dan subjek norma (V4), sedangkan V9 ditentukan oleh isi tuntutan teks. Aturan konsistensi (Bagian 9) dan contoh (Bagian 12) disesuaikan. Perbaikan lanjutan: definisi “asumsi” dijadikan kalimat tersendiri dan dirujuk di Bagian 3, 6.1, 7.4, dan 10; pembeda T01 vs T06 dan T05 vs T06 dikoreksi (Bagian 6.2) disertai penambahan “tindakan meminta persetujuan” pada definisi T05; kalimat prioritas V7 dirapikan (Bagian 8). Perubahan ini dicatat sebagai versi 1.0.1 dan perlu diuji pada pilot.</w:t>
      </w:r>
    </w:p>
    <w:p>
      <w:pPr>
        <w:pStyle w:val="Normal"/>
        <w:spacing w:before="0" w:after="160"/>
        <w:rPr/>
      </w:pPr>
      <w:r>
        <w:rPr>
          <w:b/>
        </w:rPr>
        <w:t>Dasar penyusunan pohon keputusan V6 (Bagian 6.2).</w:t>
      </w:r>
      <w:r>
        <w:rPr/>
        <w:t xml:space="preserve"> Pohon ini dibuat agar kategori saling lepas (</w:t>
      </w:r>
      <w:r>
        <w:rPr>
          <w:i/>
        </w:rPr>
        <w:t>mutually exclusive</w:t>
      </w:r>
      <w:r>
        <w:rPr/>
        <w:t>) sehingga setiap unit hanya menerima satu kode tema, sesuai syarat kategori dalam analisis isi Krippendorff. Dasar penyusunannya:</w:t>
      </w:r>
    </w:p>
    <w:p>
      <w:pPr>
        <w:pStyle w:val="Normal"/>
        <w:numPr>
          <w:ilvl w:val="0"/>
          <w:numId w:val="2"/>
        </w:numPr>
        <w:rPr/>
      </w:pPr>
      <w:r>
        <w:rPr/>
        <w:t>Definisi tema T16 dan T17 diturunkan dari isi artikel majalah hukum (2019MHN201).</w:t>
      </w:r>
    </w:p>
    <w:p>
      <w:pPr>
        <w:pStyle w:val="Normal"/>
        <w:numPr>
          <w:ilvl w:val="0"/>
          <w:numId w:val="2"/>
        </w:numPr>
        <w:rPr/>
      </w:pPr>
      <w:r>
        <w:rPr/>
        <w:t>Tema lainnya mengikuti struktur BAB UU PDP, Perpres, dan UU Perlindungan Anak.</w:t>
      </w:r>
    </w:p>
    <w:p>
      <w:pPr>
        <w:pStyle w:val="Normal"/>
        <w:numPr>
          <w:ilvl w:val="0"/>
          <w:numId w:val="2"/>
        </w:numPr>
        <w:rPr/>
      </w:pPr>
      <w:r>
        <w:rPr/>
        <w:t>Urutan pertanyaan berjalan dari yang paling mudah dikenali ke yang paling umum:</w:t>
      </w:r>
    </w:p>
    <w:p>
      <w:pPr>
        <w:pStyle w:val="Normal"/>
        <w:numPr>
          <w:ilvl w:val="1"/>
          <w:numId w:val="2"/>
        </w:numPr>
        <w:rPr/>
      </w:pPr>
      <w:r>
        <w:rPr/>
        <w:t>Pertanyaan 1 sampai 3 (T01, T17, T16) memeriksa jenis teks dari bentuknya: definisi, daftar judul, atau opini.</w:t>
      </w:r>
    </w:p>
    <w:p>
      <w:pPr>
        <w:pStyle w:val="Normal"/>
        <w:numPr>
          <w:ilvl w:val="1"/>
          <w:numId w:val="2"/>
        </w:numPr>
        <w:rPr/>
      </w:pPr>
      <w:r>
        <w:rPr/>
        <w:t>Pertanyaan 4 dan 5 (T14, T12) memeriksa larangan untuk “setiap orang” dan pengecualiannya.</w:t>
      </w:r>
    </w:p>
    <w:p>
      <w:pPr>
        <w:pStyle w:val="Normal"/>
        <w:numPr>
          <w:ilvl w:val="1"/>
          <w:numId w:val="2"/>
        </w:numPr>
        <w:rPr/>
      </w:pPr>
      <w:r>
        <w:rPr/>
        <w:t>Pertanyaan 6 sampai 15 memeriksa tema substantif yang spesifik.</w:t>
      </w:r>
    </w:p>
    <w:p>
      <w:pPr>
        <w:pStyle w:val="Normal"/>
        <w:numPr>
          <w:ilvl w:val="1"/>
          <w:numId w:val="2"/>
        </w:numPr>
        <w:spacing w:before="0" w:after="160"/>
        <w:rPr/>
      </w:pPr>
      <w:r>
        <w:rPr/>
        <w:t>Pertanyaan 16 dan 17 (T02, T06) mencakup tema luas. Kata “pemrosesan” dan “pengumpulan” muncul di banyak pasal, sehingga bila pertanyaan ini diletakkan di awal, tema lain tidak akan terjangkau.</w:t>
      </w:r>
    </w:p>
    <w:sectPr>
      <w:footerReference w:type="even" r:id="rId2"/>
      <w:footerReference w:type="default" r:id="rId3"/>
      <w:footerReference w:type="first" r:id="rId4"/>
      <w:type w:val="nextPage"/>
      <w:pgSz w:w="11906" w:h="16838"/>
      <w:pgMar w:left="1440" w:right="1440" w:gutter="0" w:header="0" w:top="1440" w:footer="1440" w:bottom="215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onsolas">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spacing w:before="0" w:after="160"/>
      <w:rPr/>
    </w:pPr>
    <w:r>
      <w:rPr/>
      <w:t xml:space="preserve">Hal. </w:t>
    </w:r>
    <w:bookmarkStart w:id="0" w:name="PageNumWizard_FOOTER_Default_Page_Style4"/>
    <w:r>
      <w:rPr/>
      <w:fldChar w:fldCharType="begin"/>
    </w:r>
    <w:r>
      <w:rPr/>
      <w:instrText xml:space="preserve"> PAGE </w:instrText>
    </w:r>
    <w:r>
      <w:rPr/>
      <w:fldChar w:fldCharType="separate"/>
    </w:r>
    <w:r>
      <w:rPr/>
      <w:t>18</w:t>
    </w:r>
    <w:r>
      <w:rPr/>
      <w:fldChar w:fldCharType="end"/>
    </w:r>
    <w:bookmarkEnd w:id="0"/>
    <w:r>
      <w:rPr/>
      <w:t xml:space="preserve"> dari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spacing w:before="0" w:after="160"/>
      <w:rPr/>
    </w:pPr>
    <w:r>
      <w:rPr/>
      <w:t xml:space="preserve">Hal. </w:t>
    </w:r>
    <w:bookmarkStart w:id="1" w:name="PageNumWizard_FOOTER_Default_Page_Style4"/>
    <w:r>
      <w:rPr/>
      <w:fldChar w:fldCharType="begin"/>
    </w:r>
    <w:r>
      <w:rPr/>
      <w:instrText xml:space="preserve"> PAGE </w:instrText>
    </w:r>
    <w:r>
      <w:rPr/>
      <w:fldChar w:fldCharType="separate"/>
    </w:r>
    <w:r>
      <w:rPr/>
      <w:t>18</w:t>
    </w:r>
    <w:r>
      <w:rPr/>
      <w:fldChar w:fldCharType="end"/>
    </w:r>
    <w:bookmarkEnd w:id="1"/>
    <w:r>
      <w:rPr/>
      <w:t xml:space="preserve"> dari </w:t>
    </w:r>
    <w:r>
      <w:rPr/>
      <w:fldChar w:fldCharType="begin"/>
    </w:r>
    <w:r>
      <w:rPr/>
      <w:instrText xml:space="preserve"> NUMPAGES </w:instrText>
    </w:r>
    <w:r>
      <w:rPr/>
      <w:fldChar w:fldCharType="separate"/>
    </w:r>
    <w:r>
      <w:rPr/>
      <w:t>18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Wingdings 2" w:hAnsi="Wingdings 2" w:cs="Wingdings 2"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both"/>
    </w:pPr>
    <w:rPr>
      <w:rFonts w:ascii="Arial" w:hAnsi="Arial"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rFonts w:ascii="Arial" w:hAnsi="Arial"/>
      <w:b/>
      <w:sz w:val="36"/>
      <w:szCs w:val="36"/>
    </w:rPr>
  </w:style>
  <w:style w:type="paragraph" w:styleId="Heading2">
    <w:name w:val="heading 2"/>
    <w:basedOn w:val="Normal"/>
    <w:next w:val="Normal"/>
    <w:qFormat/>
    <w:pPr>
      <w:keepNext w:val="true"/>
      <w:widowControl/>
      <w:suppressAutoHyphens w:val="true"/>
      <w:bidi w:val="0"/>
      <w:spacing w:lineRule="auto" w:line="259" w:before="280" w:after="100"/>
      <w:ind w:hanging="283" w:left="283" w:right="0"/>
      <w:jc w:val="left"/>
      <w:outlineLvl w:val="1"/>
    </w:pPr>
    <w:rPr>
      <w:rFonts w:ascii="Arial" w:hAnsi="Arial"/>
      <w:b/>
      <w:sz w:val="32"/>
      <w:szCs w:val="32"/>
    </w:rPr>
  </w:style>
  <w:style w:type="paragraph" w:styleId="Heading3">
    <w:name w:val="heading 3"/>
    <w:basedOn w:val="Normal"/>
    <w:next w:val="Normal"/>
    <w:qFormat/>
    <w:pPr>
      <w:keepNext w:val="true"/>
      <w:spacing w:before="240" w:after="80"/>
      <w:jc w:val="both"/>
      <w:outlineLvl w:val="2"/>
    </w:pPr>
    <w:rPr>
      <w:rFonts w:ascii="Arial" w:hAnsi="Arial"/>
      <w:b/>
      <w:sz w:val="28"/>
      <w:szCs w:val="28"/>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juk">
    <w:name w:val="Tajuk"/>
    <w:basedOn w:val="Normal"/>
    <w:next w:val="BodyText"/>
    <w:qFormat/>
    <w:pPr>
      <w:keepNext w:val="true"/>
      <w:spacing w:before="240" w:after="120"/>
    </w:pPr>
    <w:rPr>
      <w:rFonts w:ascii="Liberation Sans" w:hAnsi="Liberation Sans" w:eastAsia="Noto Sans CJK SC" w:cs="Noto Sans"/>
      <w:sz w:val="28"/>
      <w:szCs w:val="28"/>
    </w:rPr>
  </w:style>
  <w:style w:type="paragraph" w:styleId="Indeks">
    <w:name w:val="Indeks"/>
    <w:basedOn w:val="Normal"/>
    <w:qFormat/>
    <w:pPr>
      <w:suppressLineNumbers/>
    </w:pPr>
    <w:rPr>
      <w:rFonts w:cs="Noto 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jc w:val="center"/>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743</TotalTime>
  <Application>LibreOffice/26.8.1.1$Linux_X86_64 LibreOffice_project/bf6ef2662401c7d6dce671ab4deb26ee0af3a7c1</Application>
  <AppVersion>15.0000</AppVersion>
  <Pages>18</Pages>
  <Words>5133</Words>
  <Characters>29635</Characters>
  <CharactersWithSpaces>34127</CharactersWithSpaces>
  <Paragraphs>570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node/7841419d-8d60@47 docx-w6</dc:description>
  <dc:language>id-ID</dc:language>
  <cp:lastModifiedBy/>
  <dcterms:modified xsi:type="dcterms:W3CDTF">2026-10-20T07:49:12Z</dcterms:modified>
  <cp:revision>206</cp:revision>
  <dc:subject/>
  <dc:title>Codebook Analisis Isi Krippendorff</dc:title>
</cp:coreProperties>
</file>

<file path=docProps/custom.xml><?xml version="1.0" encoding="utf-8"?>
<Properties xmlns="http://schemas.openxmlformats.org/officeDocument/2006/custom-properties" xmlns:vt="http://schemas.openxmlformats.org/officeDocument/2006/docPropsVTypes"/>
</file>